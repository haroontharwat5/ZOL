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both"/>
        <w:rPr>
          <w:b w:val="1"/>
          <w:bCs w:val="1"/>
          <w:sz w:val="28"/>
          <w:szCs w:val="28"/>
        </w:rPr>
      </w:pPr>
      <w:commentRangeStart w:id="0"/>
      <w:commentRangeStart w:id="1"/>
      <w:commentRangeStart w:id="2"/>
      <w:commentRangeStart w:id="3"/>
      <w:r w:rsidDel="00000000" w:rsidR="00000000" w:rsidRPr="00000000">
        <w:rPr>
          <w:b w:val="1"/>
          <w:bCs w:val="1"/>
          <w:sz w:val="28"/>
          <w:szCs w:val="28"/>
          <w:rtl w:val="0"/>
        </w:rPr>
        <w:t xml:space="preserve">Where does operating-room overtime come from? A retrospective single-center study</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2">
      <w:pPr>
        <w:spacing w:after="120" w:lineRule="auto"/>
        <w:jc w:val="both"/>
        <w:rPr/>
      </w:pPr>
      <w:r w:rsidDel="00000000" w:rsidR="00000000" w:rsidRPr="00000000">
        <w:rPr>
          <w:rtl w:val="0"/>
        </w:rPr>
        <w:t xml:space="preserve">Maxim Riebus, Haroon Tharwat, Niels Martin, Ben Van Bylen, and Dieter Mesotten</w:t>
      </w:r>
    </w:p>
    <w:p w:rsidR="00000000" w:rsidDel="00000000" w:rsidP="00000000" w:rsidRDefault="00000000" w:rsidRPr="00000000" w14:paraId="00000003">
      <w:pPr>
        <w:spacing w:after="240" w:lineRule="auto"/>
        <w:jc w:val="both"/>
        <w:rPr/>
      </w:pPr>
      <w:r w:rsidDel="00000000" w:rsidR="00000000" w:rsidRPr="00000000">
        <w:rPr>
          <w:b w:val="1"/>
          <w:bCs w:val="1"/>
          <w:rtl w:val="0"/>
        </w:rPr>
        <w:t xml:space="preserve">Keywords:</w:t>
      </w:r>
      <w:r w:rsidDel="00000000" w:rsidR="00000000" w:rsidRPr="00000000">
        <w:rPr>
          <w:rtl w:val="0"/>
        </w:rPr>
        <w:t xml:space="preserve"> operating room, overtime, scheduling, patient safety, staff wellbeing, quality improvement</w:t>
      </w:r>
    </w:p>
    <w:p w:rsidR="00000000" w:rsidDel="00000000" w:rsidP="00000000" w:rsidRDefault="00000000" w:rsidRPr="00000000" w14:paraId="00000004">
      <w:pPr>
        <w:spacing w:after="120" w:before="360" w:lineRule="auto"/>
        <w:jc w:val="both"/>
        <w:rPr>
          <w:b w:val="1"/>
          <w:bCs w:val="1"/>
        </w:rPr>
      </w:pPr>
      <w:r w:rsidDel="00000000" w:rsidR="00000000" w:rsidRPr="00000000">
        <w:rPr>
          <w:b w:val="1"/>
          <w:bCs w:val="1"/>
          <w:rtl w:val="0"/>
        </w:rPr>
        <w:t xml:space="preserve">ABSTRACT</w:t>
      </w:r>
    </w:p>
    <w:p w:rsidR="00000000" w:rsidDel="00000000" w:rsidP="00000000" w:rsidRDefault="00000000" w:rsidRPr="00000000" w14:paraId="00000005">
      <w:pPr>
        <w:spacing w:after="60" w:lineRule="auto"/>
        <w:jc w:val="both"/>
        <w:rPr>
          <w:ins w:author="Maxim RIEBUS" w:id="0" w:date="2026-06-05T11:12:00Z"/>
          <w:rPrChange w:author="Maxim RIEBUS" w:id="1" w:date="2026-06-05T11:12:00Z">
            <w:rPr>
              <w:b w:val="1"/>
              <w:bCs w:val="1"/>
            </w:rPr>
          </w:rPrChange>
        </w:rPr>
      </w:pPr>
      <w:ins w:author="Maxim RIEBUS" w:id="0" w:date="2026-06-05T11:12:00Z">
        <w:r w:rsidDel="00000000" w:rsidR="00000000" w:rsidRPr="00000000">
          <w:rPr>
            <w:b w:val="1"/>
            <w:bCs w:val="1"/>
            <w:rtl w:val="0"/>
            <w:rPrChange w:author="Maxim RIEBUS" w:id="1" w:date="2026-06-05T11:12:00Z">
              <w:rPr>
                <w:b w:val="1"/>
                <w:bCs w:val="1"/>
              </w:rPr>
            </w:rPrChange>
          </w:rPr>
          <w:t xml:space="preserve">Background. </w:t>
        </w:r>
        <w:r w:rsidDel="00000000" w:rsidR="00000000" w:rsidRPr="00000000">
          <w:rPr>
            <w:rtl w:val="0"/>
            <w:rPrChange w:author="Maxim RIEBUS" w:id="1" w:date="2026-06-05T11:12:00Z">
              <w:rPr>
                <w:b w:val="1"/>
                <w:bCs w:val="1"/>
              </w:rPr>
            </w:rPrChange>
          </w:rPr>
          <w:t xml:space="preserve">Operating-room overtime is associated with elevated patient mortality, staff fatigue, and disproportionate costs. Most studies report overtime as a hospital-wide aggregate, which can obscure where the problem concentrates and misdirect quality improvement efforts.</w:t>
        </w:r>
        <w:r w:rsidDel="00000000" w:rsidR="00000000" w:rsidRPr="00000000">
          <w:rPr>
            <w:rtl w:val="0"/>
          </w:rPr>
        </w:r>
      </w:ins>
    </w:p>
    <w:p w:rsidR="00000000" w:rsidDel="00000000" w:rsidP="00000000" w:rsidRDefault="00000000" w:rsidRPr="00000000" w14:paraId="00000006">
      <w:pPr>
        <w:spacing w:after="60" w:lineRule="auto"/>
        <w:jc w:val="both"/>
        <w:rPr/>
      </w:pPr>
      <w:r w:rsidDel="00000000" w:rsidR="00000000" w:rsidRPr="00000000">
        <w:rPr>
          <w:b w:val="1"/>
          <w:bCs w:val="1"/>
          <w:rtl w:val="0"/>
        </w:rPr>
        <w:t xml:space="preserve">Objective.</w:t>
      </w:r>
      <w:r w:rsidDel="00000000" w:rsidR="00000000" w:rsidRPr="00000000">
        <w:rPr>
          <w:rtl w:val="0"/>
        </w:rPr>
        <w:t xml:space="preserve"> To characterize operating-room overtime within a high-volume tertiary hospital: its distribution across rooms and the operational factors associated with it.</w:t>
      </w:r>
    </w:p>
    <w:p w:rsidR="00000000" w:rsidDel="00000000" w:rsidP="00000000" w:rsidRDefault="00000000" w:rsidRPr="00000000" w14:paraId="00000007">
      <w:pPr>
        <w:spacing w:after="60" w:lineRule="auto"/>
        <w:jc w:val="both"/>
        <w:rPr>
          <w:del w:author="Maxim RIEBUS" w:id="2" w:date="2026-06-05T11:15:02Z"/>
          <w:b w:val="1"/>
          <w:bCs w:val="1"/>
          <w:rPrChange w:author="Maxim RIEBUS" w:id="3" w:date="2026-06-05T11:15:02Z">
            <w:rPr/>
          </w:rPrChange>
        </w:rPr>
      </w:pPr>
      <w:ins w:author="Maxim RIEBUS" w:id="2" w:date="2026-06-05T11:15:02Z">
        <w:r w:rsidDel="00000000" w:rsidR="00000000" w:rsidRPr="00000000">
          <w:rPr>
            <w:b w:val="1"/>
            <w:bCs w:val="1"/>
            <w:rtl w:val="0"/>
            <w:rPrChange w:author="Maxim RIEBUS" w:id="3" w:date="2026-06-05T11:15:02Z">
              <w:rPr/>
            </w:rPrChange>
          </w:rPr>
          <w:t xml:space="preserve">Design and setting. </w:t>
        </w:r>
        <w:r w:rsidDel="00000000" w:rsidR="00000000" w:rsidRPr="00000000">
          <w:rPr>
            <w:rtl w:val="0"/>
            <w:rPrChange w:author="Maxim RIEBUS" w:id="3" w:date="2026-06-05T11:15:02Z">
              <w:rPr/>
            </w:rPrChange>
          </w:rPr>
          <w:t xml:space="preserve">Retrospective observational study of administrative operating-room data at a 24/7 tertiary hospital in Belgium operating 18 surgical operating rooms.</w:t>
        </w:r>
      </w:ins>
      <w:del w:author="Maxim RIEBUS" w:id="2" w:date="2026-06-05T11:15:02Z">
        <w:r w:rsidDel="00000000" w:rsidR="00000000" w:rsidRPr="00000000">
          <w:rPr>
            <w:b w:val="1"/>
            <w:bCs w:val="1"/>
            <w:rtl w:val="0"/>
            <w:rPrChange w:author="Maxim RIEBUS" w:id="3" w:date="2026-06-05T11:15:02Z">
              <w:rPr>
                <w:b w:val="1"/>
                <w:bCs w:val="1"/>
              </w:rPr>
            </w:rPrChange>
          </w:rPr>
          <w:delText xml:space="preserve">Design.</w:delText>
        </w:r>
        <w:r w:rsidDel="00000000" w:rsidR="00000000" w:rsidRPr="00000000">
          <w:rPr>
            <w:b w:val="1"/>
            <w:bCs w:val="1"/>
            <w:rtl w:val="0"/>
            <w:rPrChange w:author="Maxim RIEBUS" w:id="3" w:date="2026-06-05T11:15:02Z">
              <w:rPr/>
            </w:rPrChange>
          </w:rPr>
          <w:delText xml:space="preserve"> Retrospective observational study of administrative operating-room data.</w:delText>
        </w:r>
      </w:del>
    </w:p>
    <w:p w:rsidR="00000000" w:rsidDel="00000000" w:rsidP="00000000" w:rsidRDefault="00000000" w:rsidRPr="00000000" w14:paraId="00000008">
      <w:pPr>
        <w:spacing w:after="60" w:lineRule="auto"/>
        <w:jc w:val="both"/>
        <w:rPr>
          <w:b w:val="1"/>
          <w:bCs w:val="1"/>
          <w:rPrChange w:author="Maxim RIEBUS" w:id="3" w:date="2026-06-05T11:15:02Z">
            <w:rPr/>
          </w:rPrChange>
        </w:rPr>
      </w:pPr>
      <w:del w:author="Maxim RIEBUS" w:id="2" w:date="2026-06-05T11:15:02Z">
        <w:r w:rsidDel="00000000" w:rsidR="00000000" w:rsidRPr="00000000">
          <w:rPr>
            <w:b w:val="1"/>
            <w:bCs w:val="1"/>
            <w:rtl w:val="0"/>
            <w:rPrChange w:author="Maxim RIEBUS" w:id="3" w:date="2026-06-05T11:15:02Z">
              <w:rPr>
                <w:b w:val="1"/>
                <w:bCs w:val="1"/>
              </w:rPr>
            </w:rPrChange>
          </w:rPr>
          <w:delText xml:space="preserve">Setting.</w:delText>
        </w:r>
        <w:r w:rsidDel="00000000" w:rsidR="00000000" w:rsidRPr="00000000">
          <w:rPr>
            <w:b w:val="1"/>
            <w:bCs w:val="1"/>
            <w:rtl w:val="0"/>
            <w:rPrChange w:author="Maxim RIEBUS" w:id="3" w:date="2026-06-05T11:15:02Z">
              <w:rPr/>
            </w:rPrChange>
          </w:rPr>
          <w:delText xml:space="preserve"> A 24/7 tertiary hospital in Belgium running 18 surgical operating rooms.</w:delText>
        </w:r>
      </w:del>
      <w:r w:rsidDel="00000000" w:rsidR="00000000" w:rsidRPr="00000000">
        <w:rPr>
          <w:rtl w:val="0"/>
        </w:rPr>
      </w:r>
    </w:p>
    <w:p w:rsidR="00000000" w:rsidDel="00000000" w:rsidP="00000000" w:rsidRDefault="00000000" w:rsidRPr="00000000" w14:paraId="00000009">
      <w:pPr>
        <w:spacing w:after="60" w:lineRule="auto"/>
        <w:jc w:val="both"/>
        <w:rPr/>
      </w:pPr>
      <w:r w:rsidDel="00000000" w:rsidR="00000000" w:rsidRPr="00000000">
        <w:rPr>
          <w:b w:val="1"/>
          <w:bCs w:val="1"/>
          <w:rtl w:val="0"/>
        </w:rPr>
        <w:t xml:space="preserve">Participants.</w:t>
      </w:r>
      <w:r w:rsidDel="00000000" w:rsidR="00000000" w:rsidRPr="00000000">
        <w:rPr>
          <w:rtl w:val="0"/>
        </w:rPr>
        <w:t xml:space="preserve"> 79,352 surgical procedures performed between January 2022 and May 2025.</w:t>
      </w:r>
    </w:p>
    <w:p w:rsidR="00000000" w:rsidDel="00000000" w:rsidP="00000000" w:rsidRDefault="00000000" w:rsidRPr="00000000" w14:paraId="0000000A">
      <w:pPr>
        <w:spacing w:after="60" w:lineRule="auto"/>
        <w:jc w:val="both"/>
        <w:rPr/>
      </w:pPr>
      <w:r w:rsidDel="00000000" w:rsidR="00000000" w:rsidRPr="00000000">
        <w:rPr>
          <w:b w:val="1"/>
          <w:bCs w:val="1"/>
          <w:rtl w:val="0"/>
        </w:rPr>
        <w:t xml:space="preserve">Main outcome measures.</w:t>
      </w:r>
      <w:r w:rsidDel="00000000" w:rsidR="00000000" w:rsidRPr="00000000">
        <w:rPr>
          <w:rtl w:val="0"/>
        </w:rPr>
        <w:t xml:space="preserve"> Case-level overtime (time past the assigned shift end), by room, weekday, shift, and urgency. Start-time deviation, duration-estimation accuracy, and </w:t>
      </w:r>
      <w:ins w:author="Maxim RIEBUS" w:id="4" w:date="2026-06-05T11:15:55Z">
        <w:r w:rsidDel="00000000" w:rsidR="00000000" w:rsidRPr="00000000">
          <w:rPr>
            <w:rtl w:val="0"/>
            <w:rPrChange w:author="Maxim RIEBUS" w:id="5" w:date="2026-06-05T11:15:55Z">
              <w:rPr/>
            </w:rPrChange>
          </w:rPr>
          <w:t xml:space="preserve">unplanned urgent-case disruption of the elective programme</w:t>
        </w:r>
      </w:ins>
      <w:del w:author="Maxim RIEBUS" w:id="4" w:date="2026-06-05T11:15:55Z">
        <w:r w:rsidDel="00000000" w:rsidR="00000000" w:rsidRPr="00000000">
          <w:rPr>
            <w:rtl w:val="0"/>
            <w:rPrChange w:author="Maxim RIEBUS" w:id="5" w:date="2026-06-05T11:15:55Z">
              <w:rPr/>
            </w:rPrChange>
          </w:rPr>
          <w:delText xml:space="preserve">urgent-elective overlap</w:delText>
        </w:r>
      </w:del>
      <w:r w:rsidDel="00000000" w:rsidR="00000000" w:rsidRPr="00000000">
        <w:rPr>
          <w:rtl w:val="0"/>
        </w:rPr>
        <w:t xml:space="preserve"> as candidate contributing factors.</w:t>
      </w:r>
    </w:p>
    <w:p w:rsidR="00000000" w:rsidDel="00000000" w:rsidP="00000000" w:rsidRDefault="00000000" w:rsidRPr="00000000" w14:paraId="0000000B">
      <w:pPr>
        <w:spacing w:after="60" w:lineRule="auto"/>
        <w:jc w:val="both"/>
        <w:rPr/>
      </w:pPr>
      <w:r w:rsidDel="00000000" w:rsidR="00000000" w:rsidRPr="00000000">
        <w:rPr>
          <w:b w:val="1"/>
          <w:bCs w:val="1"/>
          <w:rtl w:val="0"/>
        </w:rPr>
        <w:t xml:space="preserve">Results.</w:t>
      </w:r>
      <w:r w:rsidDel="00000000" w:rsidR="00000000" w:rsidRPr="00000000">
        <w:rPr>
          <w:rtl w:val="0"/>
        </w:rPr>
        <w:t xml:space="preserve"> 7,729 cases (9.7%) ran past the end of their assigned shift, with a mean overtime of 60.3 minutes and a 95th percentile of 197 minutes. Overtime concentrated in a small number of rooms: OR10 ran overtime on 32.9% of its cases (mean 154 minutes), while OR14 ran overtime on 3.5%. Urgent cases ran after-hours at more than twice the elective rate (18.2% versus 8.3%). </w:t>
      </w:r>
      <w:ins w:author="Maxim RIEBUS" w:id="6" w:date="2026-06-05T11:13:17Z">
        <w:r w:rsidDel="00000000" w:rsidR="00000000" w:rsidRPr="00000000">
          <w:rPr>
            <w:rtl w:val="0"/>
            <w:rPrChange w:author="Maxim RIEBUS" w:id="7" w:date="2026-06-05T11:13:17Z">
              <w:rPr/>
            </w:rPrChange>
          </w:rPr>
          <w:t xml:space="preserve">Unplanned urgent cases disrupted the elective programme on 68.8% of observation days, associated with a median difference of approximately 30 minutes in elective start times.</w:t>
        </w:r>
      </w:ins>
      <w:del w:author="Maxim RIEBUS" w:id="6" w:date="2026-06-05T11:13:17Z">
        <w:commentRangeStart w:id="4"/>
        <w:commentRangeStart w:id="5"/>
        <w:r w:rsidDel="00000000" w:rsidR="00000000" w:rsidRPr="00000000">
          <w:rPr>
            <w:rtl w:val="0"/>
            <w:rPrChange w:author="Maxim RIEBUS" w:id="7" w:date="2026-06-05T11:13:17Z">
              <w:rPr/>
            </w:rPrChange>
          </w:rPr>
          <w:delText xml:space="preserve">Urgent-elective overlap in the same room occurred on 68.8% of observation days and added roughly 30 minutes to elective start times</w:delText>
        </w:r>
      </w:del>
      <w:r w:rsidDel="00000000" w:rsidR="00000000" w:rsidRPr="00000000">
        <w:rPr>
          <w:rtl w:val="0"/>
        </w:rPr>
        <w:t xml:space="preserve">.</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t xml:space="preserve"> </w:t>
      </w:r>
      <w:commentRangeStart w:id="6"/>
      <w:commentRangeStart w:id="7"/>
      <w:r w:rsidDel="00000000" w:rsidR="00000000" w:rsidRPr="00000000">
        <w:rPr>
          <w:rtl w:val="0"/>
        </w:rPr>
        <w:t xml:space="preserve">First-case punctuality and inter-case idle time showed no consistent association with room-level overtime.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0C">
      <w:pPr>
        <w:spacing w:after="60" w:lineRule="auto"/>
        <w:jc w:val="both"/>
        <w:rPr/>
      </w:pPr>
      <w:r w:rsidDel="00000000" w:rsidR="00000000" w:rsidRPr="00000000">
        <w:rPr>
          <w:b w:val="1"/>
          <w:bCs w:val="1"/>
          <w:rtl w:val="0"/>
        </w:rPr>
        <w:t xml:space="preserve">Conclusions.</w:t>
      </w:r>
      <w:r w:rsidDel="00000000" w:rsidR="00000000" w:rsidRPr="00000000">
        <w:rPr>
          <w:rtl w:val="0"/>
        </w:rPr>
        <w:t xml:space="preserve"> At this tertiary hospital, overtime concentrated in a small number of rooms, with case-mix complexity and </w:t>
      </w:r>
      <w:ins w:author="Maxim RIEBUS" w:id="8" w:date="2026-06-05T11:14:07Z">
        <w:r w:rsidDel="00000000" w:rsidR="00000000" w:rsidRPr="00000000">
          <w:rPr>
            <w:rtl w:val="0"/>
            <w:rPrChange w:author="Maxim RIEBUS" w:id="9" w:date="2026-06-05T11:14:07Z">
              <w:rPr/>
            </w:rPrChange>
          </w:rPr>
          <w:t xml:space="preserve">unplanned urgent-case disruption of the elective programme</w:t>
        </w:r>
      </w:ins>
      <w:del w:author="Maxim RIEBUS" w:id="8" w:date="2026-06-05T11:14:07Z">
        <w:r w:rsidDel="00000000" w:rsidR="00000000" w:rsidRPr="00000000">
          <w:rPr>
            <w:rtl w:val="0"/>
            <w:rPrChange w:author="Maxim RIEBUS" w:id="9" w:date="2026-06-05T11:14:07Z">
              <w:rPr/>
            </w:rPrChange>
          </w:rPr>
          <w:delText xml:space="preserve">urgent-elective overlap</w:delText>
        </w:r>
      </w:del>
      <w:r w:rsidDel="00000000" w:rsidR="00000000" w:rsidRPr="00000000">
        <w:rPr>
          <w:rtl w:val="0"/>
        </w:rPr>
        <w:t xml:space="preserve"> as the most visible associated factors. Room-level overtime monitoring and scheduling that accounts for urgent-case flow are more practical targets for quality improvement than first-case punctuality alone.</w:t>
      </w:r>
    </w:p>
    <w:p w:rsidR="00000000" w:rsidDel="00000000" w:rsidP="00000000" w:rsidRDefault="00000000" w:rsidRPr="00000000" w14:paraId="0000000D">
      <w:pPr>
        <w:spacing w:after="60" w:lineRule="auto"/>
        <w:jc w:val="both"/>
        <w:rPr/>
      </w:pPr>
      <w:r w:rsidDel="00000000" w:rsidR="00000000" w:rsidRPr="00000000">
        <w:rPr>
          <w:rtl w:val="0"/>
        </w:rPr>
      </w:r>
    </w:p>
    <w:p w:rsidR="00000000" w:rsidDel="00000000" w:rsidP="00000000" w:rsidRDefault="00000000" w:rsidRPr="00000000" w14:paraId="0000000E">
      <w:pPr>
        <w:spacing w:after="60" w:lineRule="auto"/>
        <w:jc w:val="both"/>
        <w:rPr>
          <w:ins w:author="Maxim RIEBUS" w:id="10" w:date="2026-06-05T11:10:14Z"/>
          <w:rPrChange w:author="Maxim RIEBUS" w:id="11" w:date="2026-06-05T11:10:14Z">
            <w:rPr/>
          </w:rPrChange>
        </w:rPr>
      </w:pPr>
      <w:ins w:author="Maxim RIEBUS" w:id="10" w:date="2026-06-05T11:10:14Z">
        <w:r w:rsidDel="00000000" w:rsidR="00000000" w:rsidRPr="00000000">
          <w:rPr>
            <w:b w:val="1"/>
            <w:bCs w:val="1"/>
            <w:rtl w:val="0"/>
            <w:rPrChange w:author="Maxim RIEBUS" w:id="11" w:date="2026-06-05T11:10:14Z">
              <w:rPr/>
            </w:rPrChange>
          </w:rPr>
          <w:t xml:space="preserve">KEY MESSAGES</w:t>
        </w:r>
        <w:r w:rsidDel="00000000" w:rsidR="00000000" w:rsidRPr="00000000">
          <w:rPr>
            <w:rtl w:val="0"/>
          </w:rPr>
        </w:r>
      </w:ins>
    </w:p>
    <w:p w:rsidR="00000000" w:rsidDel="00000000" w:rsidP="00000000" w:rsidRDefault="00000000" w:rsidRPr="00000000" w14:paraId="0000000F">
      <w:pPr>
        <w:spacing w:after="60" w:lineRule="auto"/>
        <w:jc w:val="both"/>
        <w:rPr>
          <w:ins w:author="Maxim RIEBUS" w:id="10" w:date="2026-06-05T11:10:14Z"/>
          <w:b w:val="1"/>
          <w:bCs w:val="1"/>
          <w:rPrChange w:author="Maxim RIEBUS" w:id="11" w:date="2026-06-05T11:10:14Z">
            <w:rPr/>
          </w:rPrChange>
        </w:rPr>
      </w:pPr>
      <w:ins w:author="Maxim RIEBUS" w:id="10" w:date="2026-06-05T11:10:14Z">
        <w:r w:rsidDel="00000000" w:rsidR="00000000" w:rsidRPr="00000000">
          <w:rPr>
            <w:b w:val="1"/>
            <w:bCs w:val="1"/>
            <w:rtl w:val="0"/>
            <w:rPrChange w:author="Maxim RIEBUS" w:id="11" w:date="2026-06-05T11:10:14Z">
              <w:rPr/>
            </w:rPrChange>
          </w:rPr>
          <w:t xml:space="preserve">What is already known on this topic</w:t>
        </w:r>
      </w:ins>
    </w:p>
    <w:p w:rsidR="00000000" w:rsidDel="00000000" w:rsidP="00000000" w:rsidRDefault="00000000" w:rsidRPr="00000000" w14:paraId="00000010">
      <w:pPr>
        <w:spacing w:after="60" w:lineRule="auto"/>
        <w:jc w:val="both"/>
        <w:rPr>
          <w:ins w:author="Maxim RIEBUS" w:id="10" w:date="2026-06-05T11:10:14Z"/>
          <w:rPrChange w:author="Maxim RIEBUS" w:id="11" w:date="2026-06-05T11:10:14Z">
            <w:rPr/>
          </w:rPrChange>
        </w:rPr>
      </w:pPr>
      <w:ins w:author="Maxim RIEBUS" w:id="10" w:date="2026-06-05T11:10:14Z">
        <w:r w:rsidDel="00000000" w:rsidR="00000000" w:rsidRPr="00000000">
          <w:rPr>
            <w:rtl w:val="0"/>
            <w:rPrChange w:author="Maxim RIEBUS" w:id="11" w:date="2026-06-05T11:10:14Z">
              <w:rPr/>
            </w:rPrChange>
          </w:rPr>
          <w:t xml:space="preserve">Operating-room overtime is associated with elevated patient mortality, staff fatigue, and burnout, and imposes disproportionate financial costs. Prior work has largely reported overtime as a hospital-wide aggregate, which can obscure where the problem actually resides.</w:t>
        </w:r>
      </w:ins>
    </w:p>
    <w:p w:rsidR="00000000" w:rsidDel="00000000" w:rsidP="00000000" w:rsidRDefault="00000000" w:rsidRPr="00000000" w14:paraId="00000011">
      <w:pPr>
        <w:spacing w:after="60" w:lineRule="auto"/>
        <w:jc w:val="both"/>
        <w:rPr>
          <w:ins w:author="Maxim RIEBUS" w:id="10" w:date="2026-06-05T11:10:14Z"/>
          <w:b w:val="1"/>
          <w:bCs w:val="1"/>
          <w:rPrChange w:author="Maxim RIEBUS" w:id="11" w:date="2026-06-05T11:10:14Z">
            <w:rPr/>
          </w:rPrChange>
        </w:rPr>
      </w:pPr>
      <w:ins w:author="Maxim RIEBUS" w:id="10" w:date="2026-06-05T11:10:14Z">
        <w:r w:rsidDel="00000000" w:rsidR="00000000" w:rsidRPr="00000000">
          <w:rPr>
            <w:b w:val="1"/>
            <w:bCs w:val="1"/>
            <w:rtl w:val="0"/>
            <w:rPrChange w:author="Maxim RIEBUS" w:id="11" w:date="2026-06-05T11:10:14Z">
              <w:rPr/>
            </w:rPrChange>
          </w:rPr>
          <w:t xml:space="preserve">What this study adds</w:t>
        </w:r>
      </w:ins>
    </w:p>
    <w:p w:rsidR="00000000" w:rsidDel="00000000" w:rsidP="00000000" w:rsidRDefault="00000000" w:rsidRPr="00000000" w14:paraId="00000012">
      <w:pPr>
        <w:spacing w:after="60" w:lineRule="auto"/>
        <w:jc w:val="both"/>
        <w:rPr>
          <w:ins w:author="Maxim RIEBUS" w:id="10" w:date="2026-06-05T11:10:14Z"/>
          <w:rPrChange w:author="Maxim RIEBUS" w:id="11" w:date="2026-06-05T11:10:14Z">
            <w:rPr/>
          </w:rPrChange>
        </w:rPr>
      </w:pPr>
      <w:ins w:author="Maxim RIEBUS" w:id="10" w:date="2026-06-05T11:10:14Z">
        <w:r w:rsidDel="00000000" w:rsidR="00000000" w:rsidRPr="00000000">
          <w:rPr>
            <w:rtl w:val="0"/>
            <w:rPrChange w:author="Maxim RIEBUS" w:id="11" w:date="2026-06-05T11:10:14Z">
              <w:rPr/>
            </w:rPrChange>
          </w:rPr>
          <w:t xml:space="preserve">In a single-center retrospective analysis of 79,352 surgical cases, overtime concentrated in a small number of rooms, with a nearly ten-fold spread across the same hospital (3.5% to 32.9%). Case-mix complexity and unplanned urgent cases disrupting the elective programme were the factors most visibly associated with room-level overtime; first-case punctuality and inter-case idle time were not.</w:t>
        </w:r>
      </w:ins>
    </w:p>
    <w:p w:rsidR="00000000" w:rsidDel="00000000" w:rsidP="00000000" w:rsidRDefault="00000000" w:rsidRPr="00000000" w14:paraId="00000013">
      <w:pPr>
        <w:spacing w:after="60" w:lineRule="auto"/>
        <w:jc w:val="both"/>
        <w:rPr>
          <w:ins w:author="Maxim RIEBUS" w:id="10" w:date="2026-06-05T11:10:14Z"/>
          <w:b w:val="1"/>
          <w:bCs w:val="1"/>
          <w:rPrChange w:author="Maxim RIEBUS" w:id="11" w:date="2026-06-05T11:10:14Z">
            <w:rPr/>
          </w:rPrChange>
        </w:rPr>
      </w:pPr>
      <w:ins w:author="Maxim RIEBUS" w:id="10" w:date="2026-06-05T11:10:14Z">
        <w:r w:rsidDel="00000000" w:rsidR="00000000" w:rsidRPr="00000000">
          <w:rPr>
            <w:b w:val="1"/>
            <w:bCs w:val="1"/>
            <w:rtl w:val="0"/>
            <w:rPrChange w:author="Maxim RIEBUS" w:id="11" w:date="2026-06-05T11:10:14Z">
              <w:rPr/>
            </w:rPrChange>
          </w:rPr>
          <w:t xml:space="preserve">How this study might affect research, practice or policy</w:t>
        </w:r>
      </w:ins>
    </w:p>
    <w:p w:rsidR="00000000" w:rsidDel="00000000" w:rsidP="00000000" w:rsidRDefault="00000000" w:rsidRPr="00000000" w14:paraId="00000014">
      <w:pPr>
        <w:spacing w:after="60" w:lineRule="auto"/>
        <w:jc w:val="both"/>
        <w:rPr>
          <w:rPrChange w:author="Maxim RIEBUS" w:id="11" w:date="2026-06-05T11:10:14Z">
            <w:rPr/>
          </w:rPrChange>
        </w:rPr>
      </w:pPr>
      <w:ins w:author="Maxim RIEBUS" w:id="10" w:date="2026-06-05T11:10:14Z">
        <w:r w:rsidDel="00000000" w:rsidR="00000000" w:rsidRPr="00000000">
          <w:rPr>
            <w:rtl w:val="0"/>
            <w:rPrChange w:author="Maxim RIEBUS" w:id="11" w:date="2026-06-05T11:10:14Z">
              <w:rPr/>
            </w:rPrChange>
          </w:rPr>
          <w:t xml:space="preserve">Hospitals seeking to reduce overtime should monitor and target individual rooms rather than hospital-wide averages, and should treat urgent-case flow as a routine scheduling input rather than an exception. Linking these operational patterns to patient and staff outcomes is a necessary next step.</w:t>
        </w:r>
      </w:ins>
      <w:r w:rsidDel="00000000" w:rsidR="00000000" w:rsidRPr="00000000">
        <w:rPr>
          <w:rtl w:val="0"/>
        </w:rPr>
      </w:r>
    </w:p>
    <w:p w:rsidR="00000000" w:rsidDel="00000000" w:rsidP="00000000" w:rsidRDefault="00000000" w:rsidRPr="00000000" w14:paraId="00000015">
      <w:pPr>
        <w:spacing w:after="120" w:before="360" w:lineRule="auto"/>
        <w:jc w:val="both"/>
        <w:rPr>
          <w:b w:val="1"/>
          <w:bCs w:val="1"/>
        </w:rPr>
      </w:pPr>
      <w:r w:rsidDel="00000000" w:rsidR="00000000" w:rsidRPr="00000000">
        <w:rPr>
          <w:b w:val="1"/>
          <w:bCs w:val="1"/>
          <w:rtl w:val="0"/>
        </w:rPr>
        <w:t xml:space="preserve">INTRODUCTION</w:t>
      </w:r>
    </w:p>
    <w:p w:rsidR="00000000" w:rsidDel="00000000" w:rsidP="00000000" w:rsidRDefault="00000000" w:rsidRPr="00000000" w14:paraId="00000016">
      <w:pPr>
        <w:spacing w:after="120" w:lineRule="auto"/>
        <w:jc w:val="both"/>
        <w:rPr/>
      </w:pPr>
      <w:r w:rsidDel="00000000" w:rsidR="00000000" w:rsidRPr="00000000">
        <w:rPr>
          <w:rtl w:val="0"/>
        </w:rPr>
        <w:t xml:space="preserve">Operating rooms are among the most resource-intensive units in a hospital, and their schedules rarely align with planned schedules. Overtime in this setting can refer to several distinct phenomena: an individual case running longer than its booked duration, an operating list ending after its scheduled close, or surgery continuing into a period when fewer staff are rostered. These are different operational events with different consequences. The glossary of Bauer et al. defines overtime as time spent operating beyond the end of the assigned shift.</w:t>
      </w:r>
      <w:r w:rsidDel="00000000" w:rsidR="00000000" w:rsidRPr="00000000">
        <w:rPr>
          <w:vertAlign w:val="superscript"/>
          <w:rtl w:val="0"/>
        </w:rPr>
        <w:t xml:space="preserve">18</w:t>
      </w:r>
      <w:r w:rsidDel="00000000" w:rsidR="00000000" w:rsidRPr="00000000">
        <w:rPr>
          <w:rtl w:val="0"/>
        </w:rPr>
        <w:t xml:space="preserve"> We adopt this shift-based definition because the </w:t>
      </w:r>
      <w:commentRangeStart w:id="8"/>
      <w:r w:rsidDel="00000000" w:rsidR="00000000" w:rsidRPr="00000000">
        <w:rPr>
          <w:rtl w:val="0"/>
        </w:rPr>
        <w:t xml:space="preserve">staffing change</w:t>
      </w:r>
      <w:commentRangeEnd w:id="8"/>
      <w:r w:rsidDel="00000000" w:rsidR="00000000" w:rsidRPr="00000000">
        <w:commentReference w:id="8"/>
      </w:r>
      <w:r w:rsidDel="00000000" w:rsidR="00000000" w:rsidRPr="00000000">
        <w:rPr>
          <w:rtl w:val="0"/>
        </w:rPr>
        <w:t xml:space="preserve"> at each boundary is the operational event that gives overtime its meaning. Overutilized time is approximately twice as expensive as underutilized time,</w:t>
      </w:r>
      <w:r w:rsidDel="00000000" w:rsidR="00000000" w:rsidRPr="00000000">
        <w:rPr>
          <w:vertAlign w:val="superscript"/>
          <w:rtl w:val="0"/>
        </w:rPr>
        <w:t xml:space="preserve">1</w:t>
      </w:r>
      <w:r w:rsidDel="00000000" w:rsidR="00000000" w:rsidRPr="00000000">
        <w:rPr>
          <w:rtl w:val="0"/>
        </w:rPr>
        <w:t xml:space="preserve"> but overtime is more than a budget problem.</w:t>
      </w:r>
    </w:p>
    <w:p w:rsidR="00000000" w:rsidDel="00000000" w:rsidP="00000000" w:rsidRDefault="00000000" w:rsidRPr="00000000" w14:paraId="00000017">
      <w:pPr>
        <w:spacing w:after="120" w:lineRule="auto"/>
        <w:jc w:val="both"/>
        <w:rPr>
          <w:vertAlign w:val="superscript"/>
        </w:rPr>
      </w:pPr>
      <w:commentRangeStart w:id="9"/>
      <w:r w:rsidDel="00000000" w:rsidR="00000000" w:rsidRPr="00000000">
        <w:rPr>
          <w:rtl w:val="0"/>
        </w:rPr>
        <w:t xml:space="preserve">After-hours surgery</w:t>
      </w:r>
      <w:commentRangeEnd w:id="9"/>
      <w:r w:rsidDel="00000000" w:rsidR="00000000" w:rsidRPr="00000000">
        <w:commentReference w:id="9"/>
      </w:r>
      <w:r w:rsidDel="00000000" w:rsidR="00000000" w:rsidRPr="00000000">
        <w:rPr>
          <w:rtl w:val="0"/>
        </w:rPr>
        <w:t xml:space="preserve"> has been linked to elevated patient mortality. A meta-analysis reported an adjusted odds ratio of 1.16 (95% CI 1.06 to 1.28), based on low-certainty evidence.</w:t>
      </w:r>
      <w:r w:rsidDel="00000000" w:rsidR="00000000" w:rsidRPr="00000000">
        <w:rPr>
          <w:vertAlign w:val="superscript"/>
          <w:rtl w:val="0"/>
        </w:rPr>
        <w:t xml:space="preserve">7</w:t>
      </w:r>
      <w:r w:rsidDel="00000000" w:rsidR="00000000" w:rsidRPr="00000000">
        <w:rPr>
          <w:rtl w:val="0"/>
        </w:rPr>
        <w:t xml:space="preserve"> A propensity-matched cohort of 281,717 South Korean patients reported a larger effect (odds ratio 3.58), although that estimate has been challenged on residual-confounding grounds.</w:t>
      </w:r>
      <w:r w:rsidDel="00000000" w:rsidR="00000000" w:rsidRPr="00000000">
        <w:rPr>
          <w:vertAlign w:val="superscript"/>
          <w:rtl w:val="0"/>
        </w:rPr>
        <w:t xml:space="preserve">8,9</w:t>
      </w:r>
      <w:r w:rsidDel="00000000" w:rsidR="00000000" w:rsidRPr="00000000">
        <w:rPr>
          <w:rtl w:val="0"/>
        </w:rPr>
        <w:t xml:space="preserve"> In a multicenter cohort of more than 350,000 non-cardiac surgical cases, night surgery was associated with increased morbidity (adjusted odds ratio 1.41), mediated partly by higher </w:t>
      </w:r>
      <w:commentRangeStart w:id="10"/>
      <w:r w:rsidDel="00000000" w:rsidR="00000000" w:rsidRPr="00000000">
        <w:rPr>
          <w:rtl w:val="0"/>
        </w:rPr>
        <w:t xml:space="preserve">transfusion rates</w:t>
      </w:r>
      <w:commentRangeEnd w:id="10"/>
      <w:r w:rsidDel="00000000" w:rsidR="00000000" w:rsidRPr="00000000">
        <w:commentReference w:id="10"/>
      </w:r>
      <w:r w:rsidDel="00000000" w:rsidR="00000000" w:rsidRPr="00000000">
        <w:rPr>
          <w:rtl w:val="0"/>
        </w:rPr>
        <w:t xml:space="preserve"> and provider handovers during the case.</w:t>
      </w:r>
      <w:r w:rsidDel="00000000" w:rsidR="00000000" w:rsidRPr="00000000">
        <w:rPr>
          <w:vertAlign w:val="superscript"/>
          <w:rtl w:val="0"/>
        </w:rPr>
        <w:t xml:space="preserve">13</w:t>
      </w:r>
      <w:r w:rsidDel="00000000" w:rsidR="00000000" w:rsidRPr="00000000">
        <w:rPr>
          <w:rtl w:val="0"/>
        </w:rPr>
        <w:t xml:space="preserve"> Each </w:t>
      </w:r>
      <w:commentRangeStart w:id="11"/>
      <w:r w:rsidDel="00000000" w:rsidR="00000000" w:rsidRPr="00000000">
        <w:rPr>
          <w:rtl w:val="0"/>
        </w:rPr>
        <w:t xml:space="preserve">intraoperative anesthesia handover</w:t>
      </w:r>
      <w:commentRangeEnd w:id="11"/>
      <w:r w:rsidDel="00000000" w:rsidR="00000000" w:rsidRPr="00000000">
        <w:commentReference w:id="11"/>
      </w:r>
      <w:r w:rsidDel="00000000" w:rsidR="00000000" w:rsidRPr="00000000">
        <w:rPr>
          <w:rtl w:val="0"/>
        </w:rPr>
        <w:t xml:space="preserve"> raises the odds of a major composite complication, with incidence rising from 8.8% at zero transitions to 21.2% at four or more.</w:t>
      </w:r>
      <w:r w:rsidDel="00000000" w:rsidR="00000000" w:rsidRPr="00000000">
        <w:rPr>
          <w:vertAlign w:val="superscript"/>
          <w:rtl w:val="0"/>
        </w:rPr>
        <w:t xml:space="preserve">10</w:t>
      </w:r>
      <w:r w:rsidDel="00000000" w:rsidR="00000000" w:rsidRPr="00000000">
        <w:rPr>
          <w:rtl w:val="0"/>
        </w:rPr>
        <w:t xml:space="preserve"> A 2025 UK national patient-safety investigation reported that 22% of surveyed doctors experienced daily sleep deprivation and 35% said tiredness had impaired their ability to treat patients.</w:t>
      </w:r>
      <w:r w:rsidDel="00000000" w:rsidR="00000000" w:rsidRPr="00000000">
        <w:rPr>
          <w:vertAlign w:val="superscript"/>
          <w:rtl w:val="0"/>
        </w:rPr>
        <w:t xml:space="preserve">11</w:t>
      </w:r>
      <w:r w:rsidDel="00000000" w:rsidR="00000000" w:rsidRPr="00000000">
        <w:rPr>
          <w:rtl w:val="0"/>
        </w:rPr>
        <w:t xml:space="preserve"> Overtime above a breakpoint threshold has been associated with a 2.09% increase in pressure </w:t>
      </w:r>
      <w:commentRangeStart w:id="12"/>
      <w:r w:rsidDel="00000000" w:rsidR="00000000" w:rsidRPr="00000000">
        <w:rPr>
          <w:rtl w:val="0"/>
        </w:rPr>
        <w:t xml:space="preserve">ulcers</w:t>
      </w:r>
      <w:commentRangeEnd w:id="12"/>
      <w:r w:rsidDel="00000000" w:rsidR="00000000" w:rsidRPr="00000000">
        <w:commentReference w:id="12"/>
      </w:r>
      <w:r w:rsidDel="00000000" w:rsidR="00000000" w:rsidRPr="00000000">
        <w:rPr>
          <w:rtl w:val="0"/>
        </w:rPr>
        <w:t xml:space="preserve"> across 70 US hospitals.</w:t>
      </w:r>
      <w:r w:rsidDel="00000000" w:rsidR="00000000" w:rsidRPr="00000000">
        <w:rPr>
          <w:vertAlign w:val="superscript"/>
          <w:rtl w:val="0"/>
        </w:rPr>
        <w:t xml:space="preserve">12</w:t>
      </w:r>
    </w:p>
    <w:p w:rsidR="00000000" w:rsidDel="00000000" w:rsidP="00000000" w:rsidRDefault="00000000" w:rsidRPr="00000000" w14:paraId="00000018">
      <w:pPr>
        <w:spacing w:after="120" w:lineRule="auto"/>
        <w:jc w:val="both"/>
        <w:rPr>
          <w:vertAlign w:val="superscript"/>
        </w:rPr>
      </w:pPr>
      <w:r w:rsidDel="00000000" w:rsidR="00000000" w:rsidRPr="00000000">
        <w:rPr>
          <w:rtl w:val="0"/>
        </w:rPr>
        <w:t xml:space="preserve">The same exposure carries documented consequences for staff. A 12-country European nurse workforce study linked overtime and long shifts to poorer perceived quality of care and higher patient safety risk.</w:t>
      </w:r>
      <w:r w:rsidDel="00000000" w:rsidR="00000000" w:rsidRPr="00000000">
        <w:rPr>
          <w:vertAlign w:val="superscript"/>
          <w:rtl w:val="0"/>
        </w:rPr>
        <w:t xml:space="preserve">2</w:t>
      </w:r>
      <w:r w:rsidDel="00000000" w:rsidR="00000000" w:rsidRPr="00000000">
        <w:rPr>
          <w:rtl w:val="0"/>
        </w:rPr>
        <w:t xml:space="preserve"> The companion study tied 12-hour shifts to burnout and intent to leave.</w:t>
      </w:r>
      <w:r w:rsidDel="00000000" w:rsidR="00000000" w:rsidRPr="00000000">
        <w:rPr>
          <w:vertAlign w:val="superscript"/>
          <w:rtl w:val="0"/>
        </w:rPr>
        <w:t xml:space="preserve">3</w:t>
      </w:r>
      <w:r w:rsidDel="00000000" w:rsidR="00000000" w:rsidRPr="00000000">
        <w:rPr>
          <w:rtl w:val="0"/>
        </w:rPr>
        <w:t xml:space="preserve"> Mandatory overtime was associated with intent to leave in a 2024 cross-sectional study of 264 South Korean nurses.</w:t>
      </w:r>
      <w:r w:rsidDel="00000000" w:rsidR="00000000" w:rsidRPr="00000000">
        <w:rPr>
          <w:vertAlign w:val="superscript"/>
          <w:rtl w:val="0"/>
        </w:rPr>
        <w:t xml:space="preserve">4</w:t>
      </w:r>
      <w:r w:rsidDel="00000000" w:rsidR="00000000" w:rsidRPr="00000000">
        <w:rPr>
          <w:rtl w:val="0"/>
        </w:rPr>
        <w:t xml:space="preserve"> Both long shifts and overtime are associated with worse performance and well-being</w:t>
      </w:r>
      <w:r w:rsidDel="00000000" w:rsidR="00000000" w:rsidRPr="00000000">
        <w:rPr>
          <w:vertAlign w:val="superscript"/>
          <w:rtl w:val="0"/>
        </w:rPr>
        <w:t xml:space="preserve">5</w:t>
      </w:r>
      <w:r w:rsidDel="00000000" w:rsidR="00000000" w:rsidRPr="00000000">
        <w:rPr>
          <w:rtl w:val="0"/>
        </w:rPr>
        <w:t xml:space="preserve"> and the combination of high workload and low decision latitude is an established burnout predictor.</w:t>
      </w:r>
      <w:r w:rsidDel="00000000" w:rsidR="00000000" w:rsidRPr="00000000">
        <w:rPr>
          <w:vertAlign w:val="superscript"/>
          <w:rtl w:val="0"/>
        </w:rPr>
        <w:t xml:space="preserve">6</w:t>
      </w:r>
    </w:p>
    <w:p w:rsidR="00000000" w:rsidDel="00000000" w:rsidP="00000000" w:rsidRDefault="00000000" w:rsidRPr="00000000" w14:paraId="00000019">
      <w:pPr>
        <w:spacing w:after="120" w:lineRule="auto"/>
        <w:jc w:val="both"/>
        <w:rPr/>
      </w:pPr>
      <w:r w:rsidDel="00000000" w:rsidR="00000000" w:rsidRPr="00000000">
        <w:rPr>
          <w:rtl w:val="0"/>
        </w:rPr>
        <w:t xml:space="preserve">The severity of these consequences depends on what happens at the shift boundary. In hospitals that step staffing down sharply at the end of the day shift, a case running past the boundary competes for a diminishing set of staffed rooms, often staffed by personnel different from those who started the case.</w:t>
      </w:r>
    </w:p>
    <w:p w:rsidR="00000000" w:rsidDel="00000000" w:rsidP="00000000" w:rsidRDefault="00000000" w:rsidRPr="00000000" w14:paraId="0000001A">
      <w:pPr>
        <w:spacing w:after="120" w:lineRule="auto"/>
        <w:jc w:val="both"/>
        <w:rPr/>
      </w:pPr>
      <w:r w:rsidDel="00000000" w:rsidR="00000000" w:rsidRPr="00000000">
        <w:rPr>
          <w:rtl w:val="0"/>
        </w:rPr>
        <w:t xml:space="preserve">Prior work on OR overtime has largely treated it as an aggregate site-level number,</w:t>
      </w:r>
      <w:r w:rsidDel="00000000" w:rsidR="00000000" w:rsidRPr="00000000">
        <w:rPr>
          <w:vertAlign w:val="superscript"/>
          <w:rtl w:val="0"/>
        </w:rPr>
        <w:t xml:space="preserve">16,17</w:t>
      </w:r>
      <w:r w:rsidDel="00000000" w:rsidR="00000000" w:rsidRPr="00000000">
        <w:rPr>
          <w:rtl w:val="0"/>
        </w:rPr>
        <w:t xml:space="preserve"> and OR workflow disruptions are known to cluster and escalate.</w:t>
      </w:r>
      <w:r w:rsidDel="00000000" w:rsidR="00000000" w:rsidRPr="00000000">
        <w:rPr>
          <w:vertAlign w:val="superscript"/>
          <w:rtl w:val="0"/>
        </w:rPr>
        <w:t xml:space="preserve">14,15</w:t>
      </w:r>
      <w:r w:rsidDel="00000000" w:rsidR="00000000" w:rsidRPr="00000000">
        <w:rPr>
          <w:rtl w:val="0"/>
        </w:rPr>
        <w:t xml:space="preserve"> Whether overtime is concentrated in specific rooms within a single hospital, and which operational factors are associated with it, have received less attention. Without that granularity, quality improvement efforts risk targeting the wrong intervention point.</w:t>
      </w:r>
    </w:p>
    <w:p w:rsidR="00000000" w:rsidDel="00000000" w:rsidP="00000000" w:rsidRDefault="00000000" w:rsidRPr="00000000" w14:paraId="0000001B">
      <w:pPr>
        <w:spacing w:after="120" w:lineRule="auto"/>
        <w:jc w:val="both"/>
        <w:rPr/>
      </w:pPr>
      <w:r w:rsidDel="00000000" w:rsidR="00000000" w:rsidRPr="00000000">
        <w:rPr>
          <w:rtl w:val="0"/>
        </w:rPr>
        <w:t xml:space="preserve">This study is part of a </w:t>
      </w:r>
      <w:commentRangeStart w:id="13"/>
      <w:r w:rsidDel="00000000" w:rsidR="00000000" w:rsidRPr="00000000">
        <w:rPr>
          <w:rtl w:val="0"/>
        </w:rPr>
        <w:t xml:space="preserve">multi-phase program</w:t>
      </w:r>
      <w:commentRangeEnd w:id="13"/>
      <w:r w:rsidDel="00000000" w:rsidR="00000000" w:rsidRPr="00000000">
        <w:commentReference w:id="13"/>
      </w:r>
      <w:r w:rsidDel="00000000" w:rsidR="00000000" w:rsidRPr="00000000">
        <w:rPr>
          <w:rtl w:val="0"/>
        </w:rPr>
        <w:t xml:space="preserve"> at a Belgian tertiary hospital aimed at improving OR performance. </w:t>
      </w:r>
      <w:commentRangeStart w:id="14"/>
      <w:r w:rsidDel="00000000" w:rsidR="00000000" w:rsidRPr="00000000">
        <w:rPr>
          <w:rtl w:val="0"/>
        </w:rPr>
        <w:t xml:space="preserve">Phase 1 characterizes scheduled-versus-observed performance from administrative data. Phase 2 will link the operational patterns to patient outcomes. Phase 3 will build predictive scheduling tools.</w:t>
      </w:r>
      <w:commentRangeEnd w:id="14"/>
      <w:r w:rsidDel="00000000" w:rsidR="00000000" w:rsidRPr="00000000">
        <w:commentReference w:id="14"/>
      </w:r>
      <w:r w:rsidDel="00000000" w:rsidR="00000000" w:rsidRPr="00000000">
        <w:rPr>
          <w:rtl w:val="0"/>
        </w:rPr>
        <w:t xml:space="preserve"> In this Phase 1 analysis, we address two questions:</w:t>
      </w:r>
    </w:p>
    <w:p w:rsidR="00000000" w:rsidDel="00000000" w:rsidP="00000000" w:rsidRDefault="00000000" w:rsidRPr="00000000" w14:paraId="0000001C">
      <w:pPr>
        <w:numPr>
          <w:ilvl w:val="0"/>
          <w:numId w:val="1"/>
        </w:numPr>
        <w:spacing w:after="0" w:afterAutospacing="0" w:lineRule="auto"/>
        <w:ind w:left="720" w:hanging="360"/>
        <w:jc w:val="both"/>
        <w:rPr>
          <w:u w:val="none"/>
        </w:rPr>
      </w:pPr>
      <w:r w:rsidDel="00000000" w:rsidR="00000000" w:rsidRPr="00000000">
        <w:rPr>
          <w:b w:val="1"/>
          <w:bCs w:val="1"/>
          <w:rtl w:val="0"/>
        </w:rPr>
        <w:t xml:space="preserve">How is overtime distributed across rooms and time within one tertiary hospital?</w:t>
      </w:r>
      <w:r w:rsidDel="00000000" w:rsidR="00000000" w:rsidRPr="00000000">
        <w:rPr>
          <w:rtl w:val="0"/>
        </w:rPr>
        <w:t xml:space="preserve"> This examines whether overtime is a diffuse, hospital-wide problem or concentrated in specific rooms, since the appropriate intervention point depends on its distribution.</w:t>
      </w:r>
    </w:p>
    <w:p w:rsidR="00000000" w:rsidDel="00000000" w:rsidP="00000000" w:rsidRDefault="00000000" w:rsidRPr="00000000" w14:paraId="0000001D">
      <w:pPr>
        <w:numPr>
          <w:ilvl w:val="0"/>
          <w:numId w:val="1"/>
        </w:numPr>
        <w:spacing w:after="60" w:lineRule="auto"/>
        <w:ind w:left="720" w:hanging="360"/>
        <w:jc w:val="both"/>
        <w:rPr>
          <w:u w:val="none"/>
        </w:rPr>
      </w:pPr>
      <w:r w:rsidDel="00000000" w:rsidR="00000000" w:rsidRPr="00000000">
        <w:rPr>
          <w:b w:val="1"/>
          <w:bCs w:val="1"/>
          <w:rtl w:val="0"/>
        </w:rPr>
        <w:t xml:space="preserve">Which operational factors (duration overruns, urgent-elective interaction, and first-case punctuality) are associated with overtime?</w:t>
      </w:r>
      <w:r w:rsidDel="00000000" w:rsidR="00000000" w:rsidRPr="00000000">
        <w:rPr>
          <w:rtl w:val="0"/>
        </w:rPr>
        <w:t xml:space="preserve"> This tests which candidate factors identified in the literature are visible in our data, to inform where scheduling interventions should be directed.</w:t>
      </w:r>
    </w:p>
    <w:p w:rsidR="00000000" w:rsidDel="00000000" w:rsidP="00000000" w:rsidRDefault="00000000" w:rsidRPr="00000000" w14:paraId="0000001E">
      <w:pPr>
        <w:spacing w:after="120" w:before="360" w:lineRule="auto"/>
        <w:jc w:val="both"/>
        <w:rPr>
          <w:b w:val="1"/>
          <w:bCs w:val="1"/>
        </w:rPr>
      </w:pPr>
      <w:r w:rsidDel="00000000" w:rsidR="00000000" w:rsidRPr="00000000">
        <w:rPr>
          <w:b w:val="1"/>
          <w:bCs w:val="1"/>
          <w:rtl w:val="0"/>
        </w:rPr>
        <w:t xml:space="preserve">METHODS</w:t>
      </w:r>
    </w:p>
    <w:p w:rsidR="00000000" w:rsidDel="00000000" w:rsidP="00000000" w:rsidRDefault="00000000" w:rsidRPr="00000000" w14:paraId="0000001F">
      <w:pPr>
        <w:spacing w:after="120" w:before="240" w:lineRule="auto"/>
        <w:jc w:val="both"/>
        <w:rPr>
          <w:b w:val="1"/>
          <w:bCs w:val="1"/>
        </w:rPr>
      </w:pPr>
      <w:r w:rsidDel="00000000" w:rsidR="00000000" w:rsidRPr="00000000">
        <w:rPr>
          <w:b w:val="1"/>
          <w:bCs w:val="1"/>
          <w:rtl w:val="0"/>
        </w:rPr>
        <w:t xml:space="preserve">Setting and data</w:t>
      </w:r>
    </w:p>
    <w:p w:rsidR="00000000" w:rsidDel="00000000" w:rsidP="00000000" w:rsidRDefault="00000000" w:rsidRPr="00000000" w14:paraId="00000020">
      <w:pPr>
        <w:spacing w:after="120" w:lineRule="auto"/>
        <w:jc w:val="both"/>
        <w:rPr/>
      </w:pPr>
      <w:r w:rsidDel="00000000" w:rsidR="00000000" w:rsidRPr="00000000">
        <w:rPr>
          <w:rtl w:val="0"/>
        </w:rPr>
        <w:t xml:space="preserve">The study hospital is a 24/7 tertiary center in Belgium performing more than 22,000 surgical procedures per year. It operates 18 surgical operating rooms and 7 interventional operating rooms. The surgical staff includes 195 surgeons and 207 anesthesiologists (including trainees and fellows), covering all surgical specialties except</w:t>
      </w:r>
      <w:commentRangeStart w:id="15"/>
      <w:r w:rsidDel="00000000" w:rsidR="00000000" w:rsidRPr="00000000">
        <w:rPr>
          <w:rtl w:val="0"/>
        </w:rPr>
        <w:t xml:space="preserve"> congenital cardiac surgery and organ transplantation.</w:t>
      </w:r>
      <w:commentRangeEnd w:id="15"/>
      <w:r w:rsidDel="00000000" w:rsidR="00000000" w:rsidRPr="00000000">
        <w:commentReference w:id="15"/>
      </w:r>
      <w:r w:rsidDel="00000000" w:rsidR="00000000" w:rsidRPr="00000000">
        <w:rPr>
          <w:rtl w:val="0"/>
        </w:rPr>
        <w:t xml:space="preserve"> </w:t>
      </w:r>
      <w:commentRangeStart w:id="16"/>
      <w:r w:rsidDel="00000000" w:rsidR="00000000" w:rsidRPr="00000000">
        <w:rPr>
          <w:rtl w:val="0"/>
        </w:rPr>
        <w:t xml:space="preserve">Nursing staffing runs 2 to 3 per room during the 08:00 to 16:30 day shift; at 16:30 the number of staffed rooms drops to 8, at 17:30 to 4, and overnight a single room remains staffed.</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1">
      <w:pPr>
        <w:spacing w:after="120" w:lineRule="auto"/>
        <w:jc w:val="both"/>
        <w:rPr/>
      </w:pPr>
      <w:r w:rsidDel="00000000" w:rsidR="00000000" w:rsidRPr="00000000">
        <w:rPr>
          <w:rtl w:val="0"/>
        </w:rPr>
        <w:t xml:space="preserve">We used administrative OR data from 1 January 2022 to 31 May 2025, covering 79,352 cases in the 18 surgical operating rooms, 60,895 unique patients, and 1,276 distinct procedure types. The admission mix was </w:t>
      </w:r>
      <w:commentRangeStart w:id="17"/>
      <w:r w:rsidDel="00000000" w:rsidR="00000000" w:rsidRPr="00000000">
        <w:rPr>
          <w:rtl w:val="0"/>
        </w:rPr>
        <w:t xml:space="preserve">42.3% ambulatory and 57.7% inpatient</w:t>
      </w:r>
      <w:commentRangeEnd w:id="17"/>
      <w:r w:rsidDel="00000000" w:rsidR="00000000" w:rsidRPr="00000000">
        <w:commentReference w:id="17"/>
      </w:r>
      <w:r w:rsidDel="00000000" w:rsidR="00000000" w:rsidRPr="00000000">
        <w:rPr>
          <w:rtl w:val="0"/>
        </w:rPr>
        <w:t xml:space="preserve">. Room-in and room-out times are the only time markers confirmed as reliable by the hospital's clinical team; all timing analyses use these two time points. </w:t>
      </w:r>
      <w:commentRangeStart w:id="18"/>
      <w:r w:rsidDel="00000000" w:rsidR="00000000" w:rsidRPr="00000000">
        <w:rPr>
          <w:rtl w:val="0"/>
        </w:rPr>
        <w:t xml:space="preserve">Following the glossary of Bauer et al.,</w:t>
      </w:r>
      <w:r w:rsidDel="00000000" w:rsidR="00000000" w:rsidRPr="00000000">
        <w:rPr>
          <w:vertAlign w:val="superscript"/>
          <w:rtl w:val="0"/>
        </w:rPr>
        <w:t xml:space="preserve">18</w:t>
      </w:r>
      <w:r w:rsidDel="00000000" w:rsidR="00000000" w:rsidRPr="00000000">
        <w:rPr>
          <w:rtl w:val="0"/>
        </w:rPr>
        <w:t xml:space="preserve"> the extracted variables include planned and observed duration, planning deviation, start-time deviation, overtime flag and overtime minutes, room-swap flag, urgency (elective versus non-elective), and shift label.</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22">
      <w:pPr>
        <w:spacing w:after="120" w:before="240" w:lineRule="auto"/>
        <w:jc w:val="both"/>
        <w:rPr>
          <w:b w:val="1"/>
          <w:bCs w:val="1"/>
        </w:rPr>
      </w:pPr>
      <w:r w:rsidDel="00000000" w:rsidR="00000000" w:rsidRPr="00000000">
        <w:rPr>
          <w:b w:val="1"/>
          <w:bCs w:val="1"/>
          <w:rtl w:val="0"/>
        </w:rPr>
        <w:t xml:space="preserve">Overtime definition and analyses</w:t>
      </w:r>
    </w:p>
    <w:p w:rsidR="00000000" w:rsidDel="00000000" w:rsidP="00000000" w:rsidRDefault="00000000" w:rsidRPr="00000000" w14:paraId="00000023">
      <w:pPr>
        <w:spacing w:after="120" w:lineRule="auto"/>
        <w:jc w:val="both"/>
        <w:rPr>
          <w:vertAlign w:val="superscript"/>
        </w:rPr>
      </w:pPr>
      <w:commentRangeStart w:id="19"/>
      <w:r w:rsidDel="00000000" w:rsidR="00000000" w:rsidRPr="00000000">
        <w:rPr>
          <w:rtl w:val="0"/>
        </w:rPr>
        <w:t xml:space="preserve">Each case was assigned to a shift based on its actual room-in time: day (08:00 to 16:30), evening (16:30 to 22:00), or night (22:00 to 08:00).</w:t>
      </w:r>
      <w:commentRangeEnd w:id="19"/>
      <w:r w:rsidDel="00000000" w:rsidR="00000000" w:rsidRPr="00000000">
        <w:commentReference w:id="19"/>
      </w:r>
      <w:r w:rsidDel="00000000" w:rsidR="00000000" w:rsidRPr="00000000">
        <w:rPr>
          <w:rtl w:val="0"/>
        </w:rPr>
        <w:t xml:space="preserve"> A case was flagged as overtime if its room-out fell after the end of its assigned shift; overtime minutes equal the positive difference between room-out and shift end. We chose this shift-based definition because the </w:t>
      </w:r>
      <w:commentRangeStart w:id="20"/>
      <w:r w:rsidDel="00000000" w:rsidR="00000000" w:rsidRPr="00000000">
        <w:rPr>
          <w:rtl w:val="0"/>
        </w:rPr>
        <w:t xml:space="preserve">staffing change</w:t>
      </w:r>
      <w:commentRangeEnd w:id="20"/>
      <w:r w:rsidDel="00000000" w:rsidR="00000000" w:rsidRPr="00000000">
        <w:commentReference w:id="20"/>
      </w:r>
      <w:r w:rsidDel="00000000" w:rsidR="00000000" w:rsidRPr="00000000">
        <w:rPr>
          <w:rtl w:val="0"/>
        </w:rPr>
        <w:t xml:space="preserve"> at each boundary is the operational event that makes overtime consequential at this site, and because it aligns with Bauer et al.</w:t>
      </w:r>
      <w:r w:rsidDel="00000000" w:rsidR="00000000" w:rsidRPr="00000000">
        <w:rPr>
          <w:vertAlign w:val="superscript"/>
          <w:rtl w:val="0"/>
        </w:rPr>
        <w:t xml:space="preserve">18</w:t>
      </w:r>
      <w:r w:rsidDel="00000000" w:rsidR="00000000" w:rsidRPr="00000000">
        <w:rPr>
          <w:rtl w:val="0"/>
        </w:rPr>
        <w:t xml:space="preserve"> Room-level overtime, rather than aggregate utilization, was used as the primary metric, since aggregate measures can mask room-level operational problems.</w:t>
      </w:r>
      <w:r w:rsidDel="00000000" w:rsidR="00000000" w:rsidRPr="00000000">
        <w:rPr>
          <w:vertAlign w:val="superscript"/>
          <w:rtl w:val="0"/>
        </w:rPr>
        <w:t xml:space="preserve">16,19</w:t>
      </w:r>
    </w:p>
    <w:p w:rsidR="00000000" w:rsidDel="00000000" w:rsidP="00000000" w:rsidRDefault="00000000" w:rsidRPr="00000000" w14:paraId="00000024">
      <w:pPr>
        <w:spacing w:after="120" w:lineRule="auto"/>
        <w:jc w:val="both"/>
        <w:rPr/>
      </w:pPr>
      <w:r w:rsidDel="00000000" w:rsidR="00000000" w:rsidRPr="00000000">
        <w:rPr>
          <w:rtl w:val="0"/>
        </w:rPr>
        <w:t xml:space="preserve">All analyses are descriptive; we did not fit causal or inferential models. For RQ1, we computed overtime rate, mean, median, and 95th percentile, stratified by room, weekday, year, and shift. For RQ2, we examined duration deviation by planned-duration bucket using coefficients of variation,</w:t>
      </w:r>
      <w:r w:rsidDel="00000000" w:rsidR="00000000" w:rsidRPr="00000000">
        <w:rPr>
          <w:vertAlign w:val="superscript"/>
          <w:rtl w:val="0"/>
        </w:rPr>
        <w:t xml:space="preserve">20,21</w:t>
      </w:r>
      <w:r w:rsidDel="00000000" w:rsidR="00000000" w:rsidRPr="00000000">
        <w:rPr>
          <w:rtl w:val="0"/>
        </w:rPr>
        <w:t xml:space="preserve"> urgency mix and timing, urgent-elective interaction (defined and reported in Results), first-case start-time deviation per room, inter-case idle time, and room swaps. Intermediate findings were reviewed with the clinical team and used to refine variable definitions and exclusions. </w:t>
      </w:r>
      <w:commentRangeStart w:id="21"/>
      <w:r w:rsidDel="00000000" w:rsidR="00000000" w:rsidRPr="00000000">
        <w:rPr>
          <w:rtl w:val="0"/>
        </w:rPr>
        <w:t xml:space="preserve">The study is reported in accordance with the STROBE guidelines for observational studies.</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25">
      <w:pPr>
        <w:spacing w:after="120" w:before="240" w:lineRule="auto"/>
        <w:jc w:val="both"/>
        <w:rPr>
          <w:b w:val="1"/>
          <w:bCs w:val="1"/>
        </w:rPr>
      </w:pPr>
      <w:r w:rsidDel="00000000" w:rsidR="00000000" w:rsidRPr="00000000">
        <w:rPr>
          <w:b w:val="1"/>
          <w:bCs w:val="1"/>
          <w:rtl w:val="0"/>
        </w:rPr>
        <w:t xml:space="preserve">Ethics</w:t>
      </w:r>
    </w:p>
    <w:p w:rsidR="00000000" w:rsidDel="00000000" w:rsidP="00000000" w:rsidRDefault="00000000" w:rsidRPr="00000000" w14:paraId="00000026">
      <w:pPr>
        <w:spacing w:after="120" w:lineRule="auto"/>
        <w:jc w:val="both"/>
        <w:rPr>
          <w:ins w:author="Maxim RIEBUS" w:id="12" w:date="2026-06-05T11:21:29Z"/>
        </w:rPr>
      </w:pPr>
      <w:r w:rsidDel="00000000" w:rsidR="00000000" w:rsidRPr="00000000">
        <w:rPr>
          <w:rtl w:val="0"/>
        </w:rPr>
        <w:t xml:space="preserve">This study used fully </w:t>
      </w:r>
      <w:commentRangeStart w:id="22"/>
      <w:r w:rsidDel="00000000" w:rsidR="00000000" w:rsidRPr="00000000">
        <w:rPr>
          <w:rtl w:val="0"/>
        </w:rPr>
        <w:t xml:space="preserve">de-identified</w:t>
      </w:r>
      <w:commentRangeEnd w:id="22"/>
      <w:r w:rsidDel="00000000" w:rsidR="00000000" w:rsidRPr="00000000">
        <w:commentReference w:id="22"/>
      </w:r>
      <w:r w:rsidDel="00000000" w:rsidR="00000000" w:rsidRPr="00000000">
        <w:rPr>
          <w:rtl w:val="0"/>
        </w:rPr>
        <w:t xml:space="preserve"> administrative data with institutional approval. No patient interaction occurred.</w:t>
      </w:r>
      <w:ins w:author="Maxim RIEBUS" w:id="12" w:date="2026-06-05T11:21:29Z">
        <w:commentRangeStart w:id="23"/>
        <w:r w:rsidDel="00000000" w:rsidR="00000000" w:rsidRPr="00000000">
          <w:rPr>
            <w:rtl w:val="0"/>
          </w:rPr>
        </w:r>
      </w:ins>
    </w:p>
    <w:p w:rsidR="00000000" w:rsidDel="00000000" w:rsidP="00000000" w:rsidRDefault="00000000" w:rsidRPr="00000000" w14:paraId="00000027">
      <w:pPr>
        <w:spacing w:after="120" w:lineRule="auto"/>
        <w:jc w:val="both"/>
        <w:rPr>
          <w:ins w:author="Maxim RIEBUS" w:id="12" w:date="2026-06-05T11:21:29Z"/>
          <w:b w:val="1"/>
          <w:bCs w:val="1"/>
          <w:rPrChange w:author="Maxim RIEBUS" w:id="13" w:date="2026-06-05T11:21:29Z">
            <w:rPr/>
          </w:rPrChange>
        </w:rPr>
      </w:pPr>
      <w:ins w:author="Maxim RIEBUS" w:id="12" w:date="2026-06-05T11:21:29Z">
        <w:commentRangeStart w:id="23"/>
        <w:commentRangeEnd w:id="23"/>
        <w:r w:rsidDel="00000000" w:rsidR="00000000" w:rsidRPr="00000000">
          <w:commentReference w:id="23"/>
        </w:r>
        <w:r w:rsidDel="00000000" w:rsidR="00000000" w:rsidRPr="00000000">
          <w:rPr>
            <w:b w:val="1"/>
            <w:bCs w:val="1"/>
            <w:rtl w:val="0"/>
            <w:rPrChange w:author="Maxim RIEBUS" w:id="13" w:date="2026-06-05T11:21:29Z">
              <w:rPr/>
            </w:rPrChange>
          </w:rPr>
          <w:t xml:space="preserve">Patient and public involvement</w:t>
        </w:r>
      </w:ins>
    </w:p>
    <w:p w:rsidR="00000000" w:rsidDel="00000000" w:rsidP="00000000" w:rsidRDefault="00000000" w:rsidRPr="00000000" w14:paraId="00000028">
      <w:pPr>
        <w:spacing w:after="120" w:lineRule="auto"/>
        <w:jc w:val="both"/>
        <w:rPr/>
      </w:pPr>
      <w:ins w:author="Maxim RIEBUS" w:id="12" w:date="2026-06-05T11:21:29Z">
        <w:r w:rsidDel="00000000" w:rsidR="00000000" w:rsidRPr="00000000">
          <w:rPr>
            <w:rtl w:val="0"/>
            <w:rPrChange w:author="Maxim RIEBUS" w:id="13" w:date="2026-06-05T11:21:29Z">
              <w:rPr/>
            </w:rPrChange>
          </w:rPr>
          <w:t xml:space="preserve">Given the retrospective use of fully de-identified administrative data, no patient or public involvement in the design, conduct, or reporting of this study was applicable.</w:t>
        </w:r>
      </w:ins>
      <w:r w:rsidDel="00000000" w:rsidR="00000000" w:rsidRPr="00000000">
        <w:rPr>
          <w:rtl w:val="0"/>
        </w:rPr>
      </w:r>
    </w:p>
    <w:p w:rsidR="00000000" w:rsidDel="00000000" w:rsidP="00000000" w:rsidRDefault="00000000" w:rsidRPr="00000000" w14:paraId="00000029">
      <w:pPr>
        <w:spacing w:after="120" w:before="360" w:lineRule="auto"/>
        <w:jc w:val="both"/>
        <w:rPr>
          <w:b w:val="1"/>
          <w:bCs w:val="1"/>
        </w:rPr>
      </w:pPr>
      <w:r w:rsidDel="00000000" w:rsidR="00000000" w:rsidRPr="00000000">
        <w:rPr>
          <w:b w:val="1"/>
          <w:bCs w:val="1"/>
          <w:rtl w:val="0"/>
        </w:rPr>
        <w:t xml:space="preserve">RESULTS</w:t>
      </w:r>
    </w:p>
    <w:p w:rsidR="00000000" w:rsidDel="00000000" w:rsidP="00000000" w:rsidRDefault="00000000" w:rsidRPr="00000000" w14:paraId="0000002A">
      <w:pPr>
        <w:spacing w:after="120" w:before="240" w:lineRule="auto"/>
        <w:jc w:val="both"/>
        <w:rPr>
          <w:b w:val="1"/>
          <w:bCs w:val="1"/>
        </w:rPr>
      </w:pPr>
      <w:r w:rsidDel="00000000" w:rsidR="00000000" w:rsidRPr="00000000">
        <w:rPr>
          <w:b w:val="1"/>
          <w:bCs w:val="1"/>
          <w:rtl w:val="0"/>
        </w:rPr>
        <w:t xml:space="preserve">Sample overview</w:t>
      </w:r>
    </w:p>
    <w:p w:rsidR="00000000" w:rsidDel="00000000" w:rsidP="00000000" w:rsidRDefault="00000000" w:rsidRPr="00000000" w14:paraId="0000002B">
      <w:pPr>
        <w:spacing w:after="120" w:lineRule="auto"/>
        <w:jc w:val="both"/>
        <w:rPr/>
      </w:pPr>
      <w:commentRangeStart w:id="24"/>
      <w:r w:rsidDel="00000000" w:rsidR="00000000" w:rsidRPr="00000000">
        <w:rPr>
          <w:rtl w:val="0"/>
        </w:rPr>
        <w:t xml:space="preserve">The cohort comprised 79,352 cases across 18 surgical operating rooms, involving 60,895 unique patients, 195 surgeons, and 207 anesthesiologists, and included 1,276 distinct procedure types.</w:t>
      </w:r>
      <w:commentRangeEnd w:id="24"/>
      <w:r w:rsidDel="00000000" w:rsidR="00000000" w:rsidRPr="00000000">
        <w:commentReference w:id="24"/>
      </w:r>
      <w:r w:rsidDel="00000000" w:rsidR="00000000" w:rsidRPr="00000000">
        <w:rPr>
          <w:rtl w:val="0"/>
        </w:rPr>
        <w:t xml:space="preserve"> </w:t>
      </w:r>
      <w:commentRangeStart w:id="25"/>
      <w:r w:rsidDel="00000000" w:rsidR="00000000" w:rsidRPr="00000000">
        <w:rPr>
          <w:rtl w:val="0"/>
        </w:rPr>
        <w:t xml:space="preserve">Weekday volume was evenly distributed (17.9 to 20.0% Monday through Friday); weekends accounted for 1.8 to 2.1%. Year-on-year volume grew from 22,133 in 2022 to 23,738 in 2024, with 9,906 recorded through May 2025. The urgency mix was 85.4% elective and 14.6% non-elective.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2C">
      <w:pPr>
        <w:spacing w:after="120" w:before="240" w:lineRule="auto"/>
        <w:jc w:val="both"/>
        <w:rPr>
          <w:b w:val="1"/>
          <w:bCs w:val="1"/>
        </w:rPr>
      </w:pPr>
      <w:r w:rsidDel="00000000" w:rsidR="00000000" w:rsidRPr="00000000">
        <w:rPr>
          <w:b w:val="1"/>
          <w:bCs w:val="1"/>
          <w:rtl w:val="0"/>
        </w:rPr>
        <w:t xml:space="preserve">Overtime burden and room-level concentration (RQ1)</w:t>
      </w:r>
    </w:p>
    <w:p w:rsidR="00000000" w:rsidDel="00000000" w:rsidP="00000000" w:rsidRDefault="00000000" w:rsidRPr="00000000" w14:paraId="0000002D">
      <w:pPr>
        <w:spacing w:after="120" w:lineRule="auto"/>
        <w:jc w:val="both"/>
        <w:rPr/>
      </w:pPr>
      <w:r w:rsidDel="00000000" w:rsidR="00000000" w:rsidRPr="00000000">
        <w:rPr>
          <w:rtl w:val="0"/>
        </w:rPr>
        <w:t xml:space="preserve">Of 79,352 cases, 7,729 (9.7%) ran past the end of their assigned shift. Among overtime cases, the mean was 60.3 minutes, the median was 39 minutes, and the 95th percentile was 197 minutes (Table 1). Weekday rates were similar (8.8 to 9.9%) but roughly 1.7 times higher on weekends </w:t>
      </w:r>
      <w:commentRangeStart w:id="26"/>
      <w:r w:rsidDel="00000000" w:rsidR="00000000" w:rsidRPr="00000000">
        <w:rPr>
          <w:rtl w:val="0"/>
        </w:rPr>
        <w:t xml:space="preserve">(Saturday 16.8%, Sunday 15.5%)</w:t>
      </w:r>
      <w:commentRangeEnd w:id="26"/>
      <w:r w:rsidDel="00000000" w:rsidR="00000000" w:rsidRPr="00000000">
        <w:commentReference w:id="26"/>
      </w:r>
      <w:r w:rsidDel="00000000" w:rsidR="00000000" w:rsidRPr="00000000">
        <w:rPr>
          <w:rtl w:val="0"/>
        </w:rPr>
        <w:t xml:space="preserve">, when volume is almost entirely non-elective. The year-on-year trend showed gradual improvement: 10.0% in 2022, 10.0% in 2023, 9.7% in 2024, and 8.6% in the partial 2025 data.</w:t>
      </w:r>
    </w:p>
    <w:p w:rsidR="00000000" w:rsidDel="00000000" w:rsidP="00000000" w:rsidRDefault="00000000" w:rsidRPr="00000000" w14:paraId="0000002E">
      <w:pPr>
        <w:spacing w:after="80" w:before="240" w:line="305.4545454545455" w:lineRule="auto"/>
        <w:jc w:val="both"/>
        <w:rPr/>
      </w:pPr>
      <w:commentRangeStart w:id="27"/>
      <w:r w:rsidDel="00000000" w:rsidR="00000000" w:rsidRPr="00000000">
        <w:rPr>
          <w:b w:val="1"/>
          <w:bCs w:val="1"/>
          <w:rtl w:val="0"/>
        </w:rPr>
        <w:t xml:space="preserve">Table 1A.</w:t>
      </w:r>
      <w:r w:rsidDel="00000000" w:rsidR="00000000" w:rsidRPr="00000000">
        <w:rPr>
          <w:rtl w:val="0"/>
        </w:rPr>
        <w:t xml:space="preserve"> Overtime by weekday.</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755"/>
        <w:gridCol w:w="1815"/>
        <w:gridCol w:w="1710"/>
        <w:gridCol w:w="1740"/>
        <w:tblGridChange w:id="0">
          <w:tblGrid>
            <w:gridCol w:w="1860"/>
            <w:gridCol w:w="1755"/>
            <w:gridCol w:w="1815"/>
            <w:gridCol w:w="1710"/>
            <w:gridCol w:w="1740"/>
          </w:tblGrid>
        </w:tblGridChange>
      </w:tblGrid>
      <w:tr>
        <w:trPr>
          <w:cantSplit w:val="0"/>
          <w:trHeight w:val="510" w:hRule="atLeast"/>
          <w:tblHeader w:val="0"/>
        </w:trPr>
        <w:tc>
          <w:tcPr>
            <w:tcBorders>
              <w:top w:color="4f81bd" w:space="0" w:sz="5" w:val="single"/>
              <w:left w:color="4f81bd" w:space="0" w:sz="5" w:val="single"/>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2F">
            <w:pPr>
              <w:jc w:val="both"/>
              <w:rPr>
                <w:b w:val="1"/>
                <w:bCs w:val="1"/>
                <w:color w:val="ffffff"/>
                <w:sz w:val="20"/>
                <w:szCs w:val="20"/>
              </w:rPr>
            </w:pPr>
            <w:r w:rsidDel="00000000" w:rsidR="00000000" w:rsidRPr="00000000">
              <w:rPr>
                <w:b w:val="1"/>
                <w:bCs w:val="1"/>
                <w:color w:val="ffffff"/>
                <w:sz w:val="20"/>
                <w:szCs w:val="20"/>
                <w:rtl w:val="0"/>
              </w:rPr>
              <w:t xml:space="preserve">Day</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30">
            <w:pPr>
              <w:jc w:val="both"/>
              <w:rPr>
                <w:b w:val="1"/>
                <w:bCs w:val="1"/>
                <w:color w:val="ffffff"/>
                <w:sz w:val="20"/>
                <w:szCs w:val="20"/>
              </w:rPr>
            </w:pPr>
            <w:r w:rsidDel="00000000" w:rsidR="00000000" w:rsidRPr="00000000">
              <w:rPr>
                <w:b w:val="1"/>
                <w:bCs w:val="1"/>
                <w:color w:val="ffffff"/>
                <w:sz w:val="20"/>
                <w:szCs w:val="20"/>
                <w:rtl w:val="0"/>
              </w:rPr>
              <w:t xml:space="preserve">n cases</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31">
            <w:pPr>
              <w:jc w:val="both"/>
              <w:rPr>
                <w:b w:val="1"/>
                <w:bCs w:val="1"/>
                <w:color w:val="ffffff"/>
                <w:sz w:val="20"/>
                <w:szCs w:val="20"/>
              </w:rPr>
            </w:pPr>
            <w:r w:rsidDel="00000000" w:rsidR="00000000" w:rsidRPr="00000000">
              <w:rPr>
                <w:b w:val="1"/>
                <w:bCs w:val="1"/>
                <w:color w:val="ffffff"/>
                <w:sz w:val="20"/>
                <w:szCs w:val="20"/>
                <w:rtl w:val="0"/>
              </w:rPr>
              <w:t xml:space="preserve">n overtime</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32">
            <w:pPr>
              <w:jc w:val="both"/>
              <w:rPr>
                <w:b w:val="1"/>
                <w:bCs w:val="1"/>
                <w:color w:val="ffffff"/>
                <w:sz w:val="20"/>
                <w:szCs w:val="20"/>
              </w:rPr>
            </w:pPr>
            <w:r w:rsidDel="00000000" w:rsidR="00000000" w:rsidRPr="00000000">
              <w:rPr>
                <w:b w:val="1"/>
                <w:bCs w:val="1"/>
                <w:color w:val="ffffff"/>
                <w:sz w:val="20"/>
                <w:szCs w:val="20"/>
                <w:rtl w:val="0"/>
              </w:rPr>
              <w:t xml:space="preserve">OT rate (%)</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33">
            <w:pPr>
              <w:jc w:val="both"/>
              <w:rPr>
                <w:b w:val="1"/>
                <w:bCs w:val="1"/>
                <w:color w:val="ffffff"/>
                <w:sz w:val="20"/>
                <w:szCs w:val="20"/>
              </w:rPr>
            </w:pPr>
            <w:r w:rsidDel="00000000" w:rsidR="00000000" w:rsidRPr="00000000">
              <w:rPr>
                <w:b w:val="1"/>
                <w:bCs w:val="1"/>
                <w:color w:val="ffffff"/>
                <w:sz w:val="20"/>
                <w:szCs w:val="20"/>
                <w:rtl w:val="0"/>
              </w:rPr>
              <w:t xml:space="preserve">Mean OT (min)</w:t>
            </w:r>
          </w:p>
        </w:tc>
      </w:tr>
      <w:tr>
        <w:trPr>
          <w:cantSplit w:val="0"/>
          <w:trHeight w:val="51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34">
            <w:pPr>
              <w:jc w:val="both"/>
              <w:rPr>
                <w:sz w:val="20"/>
                <w:szCs w:val="20"/>
              </w:rPr>
            </w:pPr>
            <w:r w:rsidDel="00000000" w:rsidR="00000000" w:rsidRPr="00000000">
              <w:rPr>
                <w:sz w:val="20"/>
                <w:szCs w:val="20"/>
                <w:rtl w:val="0"/>
              </w:rPr>
              <w:t xml:space="preserve">Monday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35">
            <w:pPr>
              <w:jc w:val="both"/>
              <w:rPr>
                <w:sz w:val="20"/>
                <w:szCs w:val="20"/>
              </w:rPr>
            </w:pPr>
            <w:r w:rsidDel="00000000" w:rsidR="00000000" w:rsidRPr="00000000">
              <w:rPr>
                <w:sz w:val="20"/>
                <w:szCs w:val="20"/>
                <w:rtl w:val="0"/>
              </w:rPr>
              <w:t xml:space="preserve">14,232</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36">
            <w:pPr>
              <w:jc w:val="both"/>
              <w:rPr>
                <w:sz w:val="20"/>
                <w:szCs w:val="20"/>
              </w:rPr>
            </w:pPr>
            <w:r w:rsidDel="00000000" w:rsidR="00000000" w:rsidRPr="00000000">
              <w:rPr>
                <w:sz w:val="20"/>
                <w:szCs w:val="20"/>
                <w:rtl w:val="0"/>
              </w:rPr>
              <w:t xml:space="preserve">1,395</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37">
            <w:pPr>
              <w:jc w:val="both"/>
              <w:rPr>
                <w:sz w:val="20"/>
                <w:szCs w:val="20"/>
              </w:rPr>
            </w:pPr>
            <w:r w:rsidDel="00000000" w:rsidR="00000000" w:rsidRPr="00000000">
              <w:rPr>
                <w:sz w:val="20"/>
                <w:szCs w:val="20"/>
                <w:rtl w:val="0"/>
              </w:rPr>
              <w:t xml:space="preserve">9.8</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38">
            <w:pPr>
              <w:jc w:val="both"/>
              <w:rPr>
                <w:sz w:val="20"/>
                <w:szCs w:val="20"/>
              </w:rPr>
            </w:pPr>
            <w:r w:rsidDel="00000000" w:rsidR="00000000" w:rsidRPr="00000000">
              <w:rPr>
                <w:sz w:val="20"/>
                <w:szCs w:val="20"/>
                <w:rtl w:val="0"/>
              </w:rPr>
              <w:t xml:space="preserve">58.5</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39">
            <w:pPr>
              <w:jc w:val="both"/>
              <w:rPr>
                <w:sz w:val="20"/>
                <w:szCs w:val="20"/>
              </w:rPr>
            </w:pPr>
            <w:r w:rsidDel="00000000" w:rsidR="00000000" w:rsidRPr="00000000">
              <w:rPr>
                <w:sz w:val="20"/>
                <w:szCs w:val="20"/>
                <w:rtl w:val="0"/>
              </w:rPr>
              <w:t xml:space="preserve">Tuesday</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3A">
            <w:pPr>
              <w:jc w:val="both"/>
              <w:rPr>
                <w:sz w:val="20"/>
                <w:szCs w:val="20"/>
              </w:rPr>
            </w:pPr>
            <w:r w:rsidDel="00000000" w:rsidR="00000000" w:rsidRPr="00000000">
              <w:rPr>
                <w:sz w:val="20"/>
                <w:szCs w:val="20"/>
                <w:rtl w:val="0"/>
              </w:rPr>
              <w:t xml:space="preserve">14,750</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3B">
            <w:pPr>
              <w:jc w:val="both"/>
              <w:rPr>
                <w:sz w:val="20"/>
                <w:szCs w:val="20"/>
              </w:rPr>
            </w:pPr>
            <w:r w:rsidDel="00000000" w:rsidR="00000000" w:rsidRPr="00000000">
              <w:rPr>
                <w:sz w:val="20"/>
                <w:szCs w:val="20"/>
                <w:rtl w:val="0"/>
              </w:rPr>
              <w:t xml:space="preserve">1,416</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3C">
            <w:pPr>
              <w:jc w:val="both"/>
              <w:rPr>
                <w:sz w:val="20"/>
                <w:szCs w:val="20"/>
              </w:rPr>
            </w:pPr>
            <w:r w:rsidDel="00000000" w:rsidR="00000000" w:rsidRPr="00000000">
              <w:rPr>
                <w:sz w:val="20"/>
                <w:szCs w:val="20"/>
                <w:rtl w:val="0"/>
              </w:rPr>
              <w:t xml:space="preserve">9.6</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60.1</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Wednesday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15,814</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1,502</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41">
            <w:pPr>
              <w:jc w:val="both"/>
              <w:rPr>
                <w:sz w:val="20"/>
                <w:szCs w:val="20"/>
              </w:rPr>
            </w:pPr>
            <w:r w:rsidDel="00000000" w:rsidR="00000000" w:rsidRPr="00000000">
              <w:rPr>
                <w:sz w:val="20"/>
                <w:szCs w:val="20"/>
                <w:rtl w:val="0"/>
              </w:rPr>
              <w:t xml:space="preserve">9.5</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42">
            <w:pPr>
              <w:jc w:val="both"/>
              <w:rPr>
                <w:sz w:val="20"/>
                <w:szCs w:val="20"/>
              </w:rPr>
            </w:pPr>
            <w:r w:rsidDel="00000000" w:rsidR="00000000" w:rsidRPr="00000000">
              <w:rPr>
                <w:sz w:val="20"/>
                <w:szCs w:val="20"/>
                <w:rtl w:val="0"/>
              </w:rPr>
              <w:t xml:space="preserve">59.7</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43">
            <w:pPr>
              <w:jc w:val="both"/>
              <w:rPr>
                <w:sz w:val="20"/>
                <w:szCs w:val="20"/>
              </w:rPr>
            </w:pPr>
            <w:r w:rsidDel="00000000" w:rsidR="00000000" w:rsidRPr="00000000">
              <w:rPr>
                <w:sz w:val="20"/>
                <w:szCs w:val="20"/>
                <w:rtl w:val="0"/>
              </w:rPr>
              <w:t xml:space="preserve">Thursday</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44">
            <w:pPr>
              <w:jc w:val="both"/>
              <w:rPr>
                <w:sz w:val="20"/>
                <w:szCs w:val="20"/>
              </w:rPr>
            </w:pPr>
            <w:r w:rsidDel="00000000" w:rsidR="00000000" w:rsidRPr="00000000">
              <w:rPr>
                <w:sz w:val="20"/>
                <w:szCs w:val="20"/>
                <w:rtl w:val="0"/>
              </w:rPr>
              <w:t xml:space="preserve">15,844</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45">
            <w:pPr>
              <w:jc w:val="both"/>
              <w:rPr>
                <w:sz w:val="20"/>
                <w:szCs w:val="20"/>
              </w:rPr>
            </w:pPr>
            <w:r w:rsidDel="00000000" w:rsidR="00000000" w:rsidRPr="00000000">
              <w:rPr>
                <w:sz w:val="20"/>
                <w:szCs w:val="20"/>
                <w:rtl w:val="0"/>
              </w:rPr>
              <w:t xml:space="preserve">1,394</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8.8</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47">
            <w:pPr>
              <w:jc w:val="both"/>
              <w:rPr>
                <w:sz w:val="20"/>
                <w:szCs w:val="20"/>
              </w:rPr>
            </w:pPr>
            <w:r w:rsidDel="00000000" w:rsidR="00000000" w:rsidRPr="00000000">
              <w:rPr>
                <w:sz w:val="20"/>
                <w:szCs w:val="20"/>
                <w:rtl w:val="0"/>
              </w:rPr>
              <w:t xml:space="preserve">60.5</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48">
            <w:pPr>
              <w:jc w:val="both"/>
              <w:rPr>
                <w:sz w:val="20"/>
                <w:szCs w:val="20"/>
              </w:rPr>
            </w:pPr>
            <w:r w:rsidDel="00000000" w:rsidR="00000000" w:rsidRPr="00000000">
              <w:rPr>
                <w:sz w:val="20"/>
                <w:szCs w:val="20"/>
                <w:rtl w:val="0"/>
              </w:rPr>
              <w:t xml:space="preserve">Friday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15,615</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4A">
            <w:pPr>
              <w:jc w:val="both"/>
              <w:rPr>
                <w:sz w:val="20"/>
                <w:szCs w:val="20"/>
              </w:rPr>
            </w:pPr>
            <w:r w:rsidDel="00000000" w:rsidR="00000000" w:rsidRPr="00000000">
              <w:rPr>
                <w:sz w:val="20"/>
                <w:szCs w:val="20"/>
                <w:rtl w:val="0"/>
              </w:rPr>
              <w:t xml:space="preserve">1,546</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4C">
            <w:pPr>
              <w:jc w:val="both"/>
              <w:rPr>
                <w:sz w:val="20"/>
                <w:szCs w:val="20"/>
              </w:rPr>
            </w:pPr>
            <w:r w:rsidDel="00000000" w:rsidR="00000000" w:rsidRPr="00000000">
              <w:rPr>
                <w:sz w:val="20"/>
                <w:szCs w:val="20"/>
                <w:rtl w:val="0"/>
              </w:rPr>
              <w:t xml:space="preserve">62.4</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4D">
            <w:pPr>
              <w:jc w:val="both"/>
              <w:rPr>
                <w:sz w:val="20"/>
                <w:szCs w:val="20"/>
              </w:rPr>
            </w:pPr>
            <w:r w:rsidDel="00000000" w:rsidR="00000000" w:rsidRPr="00000000">
              <w:rPr>
                <w:sz w:val="20"/>
                <w:szCs w:val="20"/>
                <w:rtl w:val="0"/>
              </w:rPr>
              <w:t xml:space="preserve">Saturday</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4E">
            <w:pPr>
              <w:jc w:val="both"/>
              <w:rPr>
                <w:sz w:val="20"/>
                <w:szCs w:val="20"/>
              </w:rPr>
            </w:pPr>
            <w:r w:rsidDel="00000000" w:rsidR="00000000" w:rsidRPr="00000000">
              <w:rPr>
                <w:sz w:val="20"/>
                <w:szCs w:val="20"/>
                <w:rtl w:val="0"/>
              </w:rPr>
              <w:t xml:space="preserve">1,654</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4F">
            <w:pPr>
              <w:jc w:val="both"/>
              <w:rPr>
                <w:sz w:val="20"/>
                <w:szCs w:val="20"/>
              </w:rPr>
            </w:pPr>
            <w:r w:rsidDel="00000000" w:rsidR="00000000" w:rsidRPr="00000000">
              <w:rPr>
                <w:sz w:val="20"/>
                <w:szCs w:val="20"/>
                <w:rtl w:val="0"/>
              </w:rPr>
              <w:t xml:space="preserve">278</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16.8</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51">
            <w:pPr>
              <w:jc w:val="both"/>
              <w:rPr>
                <w:sz w:val="20"/>
                <w:szCs w:val="20"/>
              </w:rPr>
            </w:pPr>
            <w:r w:rsidDel="00000000" w:rsidR="00000000" w:rsidRPr="00000000">
              <w:rPr>
                <w:sz w:val="20"/>
                <w:szCs w:val="20"/>
                <w:rtl w:val="0"/>
              </w:rPr>
              <w:t xml:space="preserve">63.4</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52">
            <w:pPr>
              <w:jc w:val="both"/>
              <w:rPr>
                <w:sz w:val="20"/>
                <w:szCs w:val="20"/>
              </w:rPr>
            </w:pPr>
            <w:r w:rsidDel="00000000" w:rsidR="00000000" w:rsidRPr="00000000">
              <w:rPr>
                <w:sz w:val="20"/>
                <w:szCs w:val="20"/>
                <w:rtl w:val="0"/>
              </w:rPr>
              <w:t xml:space="preserve">Sunday</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53">
            <w:pPr>
              <w:jc w:val="both"/>
              <w:rPr>
                <w:sz w:val="20"/>
                <w:szCs w:val="20"/>
              </w:rPr>
            </w:pPr>
            <w:r w:rsidDel="00000000" w:rsidR="00000000" w:rsidRPr="00000000">
              <w:rPr>
                <w:sz w:val="20"/>
                <w:szCs w:val="20"/>
                <w:rtl w:val="0"/>
              </w:rPr>
              <w:t xml:space="preserve">1,443</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54">
            <w:pPr>
              <w:jc w:val="both"/>
              <w:rPr>
                <w:sz w:val="20"/>
                <w:szCs w:val="20"/>
              </w:rPr>
            </w:pPr>
            <w:r w:rsidDel="00000000" w:rsidR="00000000" w:rsidRPr="00000000">
              <w:rPr>
                <w:sz w:val="20"/>
                <w:szCs w:val="20"/>
                <w:rtl w:val="0"/>
              </w:rPr>
              <w:t xml:space="preserve">224</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15.5</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59.1</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57">
            <w:pPr>
              <w:jc w:val="both"/>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58">
            <w:pPr>
              <w:jc w:val="both"/>
              <w:rPr>
                <w:b w:val="1"/>
                <w:bCs w:val="1"/>
                <w:sz w:val="20"/>
                <w:szCs w:val="20"/>
              </w:rPr>
            </w:pPr>
            <w:r w:rsidDel="00000000" w:rsidR="00000000" w:rsidRPr="00000000">
              <w:rPr>
                <w:b w:val="1"/>
                <w:bCs w:val="1"/>
                <w:sz w:val="20"/>
                <w:szCs w:val="20"/>
                <w:rtl w:val="0"/>
              </w:rPr>
              <w:t xml:space="preserve">79,352</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59">
            <w:pPr>
              <w:jc w:val="both"/>
              <w:rPr>
                <w:b w:val="1"/>
                <w:bCs w:val="1"/>
                <w:sz w:val="20"/>
                <w:szCs w:val="20"/>
              </w:rPr>
            </w:pPr>
            <w:r w:rsidDel="00000000" w:rsidR="00000000" w:rsidRPr="00000000">
              <w:rPr>
                <w:b w:val="1"/>
                <w:bCs w:val="1"/>
                <w:sz w:val="20"/>
                <w:szCs w:val="20"/>
                <w:rtl w:val="0"/>
              </w:rPr>
              <w:t xml:space="preserve">7,729</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5A">
            <w:pPr>
              <w:jc w:val="both"/>
              <w:rPr>
                <w:b w:val="1"/>
                <w:bCs w:val="1"/>
                <w:sz w:val="20"/>
                <w:szCs w:val="20"/>
              </w:rPr>
            </w:pPr>
            <w:r w:rsidDel="00000000" w:rsidR="00000000" w:rsidRPr="00000000">
              <w:rPr>
                <w:b w:val="1"/>
                <w:bCs w:val="1"/>
                <w:sz w:val="20"/>
                <w:szCs w:val="20"/>
                <w:rtl w:val="0"/>
              </w:rPr>
              <w:t xml:space="preserve">9.7</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5B">
            <w:pPr>
              <w:jc w:val="both"/>
              <w:rPr>
                <w:b w:val="1"/>
                <w:bCs w:val="1"/>
                <w:sz w:val="20"/>
                <w:szCs w:val="20"/>
              </w:rPr>
            </w:pPr>
            <w:r w:rsidDel="00000000" w:rsidR="00000000" w:rsidRPr="00000000">
              <w:rPr>
                <w:b w:val="1"/>
                <w:bCs w:val="1"/>
                <w:sz w:val="20"/>
                <w:szCs w:val="20"/>
                <w:rtl w:val="0"/>
              </w:rPr>
              <w:t xml:space="preserve">60.3</w:t>
            </w:r>
          </w:p>
        </w:tc>
      </w:tr>
    </w:tbl>
    <w:p w:rsidR="00000000" w:rsidDel="00000000" w:rsidP="00000000" w:rsidRDefault="00000000" w:rsidRPr="00000000" w14:paraId="0000005C">
      <w:pPr>
        <w:spacing w:after="120" w:line="305.4545454545455" w:lineRule="auto"/>
        <w:jc w:val="both"/>
        <w:rPr/>
      </w:pPr>
      <w:r w:rsidDel="00000000" w:rsidR="00000000" w:rsidRPr="00000000">
        <w:rPr>
          <w:rtl w:val="0"/>
        </w:rPr>
        <w:t xml:space="preserve"> </w:t>
      </w:r>
    </w:p>
    <w:p w:rsidR="00000000" w:rsidDel="00000000" w:rsidP="00000000" w:rsidRDefault="00000000" w:rsidRPr="00000000" w14:paraId="0000005D">
      <w:pPr>
        <w:spacing w:after="80" w:before="240" w:line="305.4545454545455" w:lineRule="auto"/>
        <w:jc w:val="both"/>
        <w:rPr/>
      </w:pPr>
      <w:r w:rsidDel="00000000" w:rsidR="00000000" w:rsidRPr="00000000">
        <w:rPr>
          <w:b w:val="1"/>
          <w:bCs w:val="1"/>
          <w:rtl w:val="0"/>
        </w:rPr>
        <w:t xml:space="preserve">Table 1B.</w:t>
      </w:r>
      <w:r w:rsidDel="00000000" w:rsidR="00000000" w:rsidRPr="00000000">
        <w:rPr>
          <w:rtl w:val="0"/>
        </w:rPr>
        <w:t xml:space="preserve"> Overtime trend by year. * 2025 partial (Jan–May).</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190"/>
        <w:gridCol w:w="2220"/>
        <w:gridCol w:w="2250"/>
        <w:tblGridChange w:id="0">
          <w:tblGrid>
            <w:gridCol w:w="2220"/>
            <w:gridCol w:w="2190"/>
            <w:gridCol w:w="2220"/>
            <w:gridCol w:w="2250"/>
          </w:tblGrid>
        </w:tblGridChange>
      </w:tblGrid>
      <w:tr>
        <w:trPr>
          <w:cantSplit w:val="0"/>
          <w:trHeight w:val="510" w:hRule="atLeast"/>
          <w:tblHeader w:val="0"/>
        </w:trPr>
        <w:tc>
          <w:tcPr>
            <w:tcBorders>
              <w:top w:color="4f81bd" w:space="0" w:sz="5" w:val="single"/>
              <w:left w:color="4f81bd" w:space="0" w:sz="5" w:val="single"/>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5E">
            <w:pPr>
              <w:jc w:val="both"/>
              <w:rPr>
                <w:b w:val="1"/>
                <w:bCs w:val="1"/>
                <w:color w:val="ffffff"/>
                <w:sz w:val="20"/>
                <w:szCs w:val="20"/>
              </w:rPr>
            </w:pPr>
            <w:r w:rsidDel="00000000" w:rsidR="00000000" w:rsidRPr="00000000">
              <w:rPr>
                <w:b w:val="1"/>
                <w:bCs w:val="1"/>
                <w:color w:val="ffffff"/>
                <w:sz w:val="20"/>
                <w:szCs w:val="20"/>
                <w:rtl w:val="0"/>
              </w:rPr>
              <w:t xml:space="preserve">Year</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5F">
            <w:pPr>
              <w:jc w:val="both"/>
              <w:rPr>
                <w:b w:val="1"/>
                <w:bCs w:val="1"/>
                <w:color w:val="ffffff"/>
                <w:sz w:val="20"/>
                <w:szCs w:val="20"/>
              </w:rPr>
            </w:pPr>
            <w:r w:rsidDel="00000000" w:rsidR="00000000" w:rsidRPr="00000000">
              <w:rPr>
                <w:b w:val="1"/>
                <w:bCs w:val="1"/>
                <w:color w:val="ffffff"/>
                <w:sz w:val="20"/>
                <w:szCs w:val="20"/>
                <w:rtl w:val="0"/>
              </w:rPr>
              <w:t xml:space="preserve">OT rate (%)</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60">
            <w:pPr>
              <w:jc w:val="both"/>
              <w:rPr>
                <w:b w:val="1"/>
                <w:bCs w:val="1"/>
                <w:color w:val="ffffff"/>
                <w:sz w:val="20"/>
                <w:szCs w:val="20"/>
              </w:rPr>
            </w:pPr>
            <w:r w:rsidDel="00000000" w:rsidR="00000000" w:rsidRPr="00000000">
              <w:rPr>
                <w:b w:val="1"/>
                <w:bCs w:val="1"/>
                <w:color w:val="ffffff"/>
                <w:sz w:val="20"/>
                <w:szCs w:val="20"/>
                <w:rtl w:val="0"/>
              </w:rPr>
              <w:t xml:space="preserve">Mean OT (min)</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61">
            <w:pPr>
              <w:jc w:val="both"/>
              <w:rPr>
                <w:b w:val="1"/>
                <w:bCs w:val="1"/>
                <w:color w:val="ffffff"/>
                <w:sz w:val="20"/>
                <w:szCs w:val="20"/>
              </w:rPr>
            </w:pPr>
            <w:r w:rsidDel="00000000" w:rsidR="00000000" w:rsidRPr="00000000">
              <w:rPr>
                <w:b w:val="1"/>
                <w:bCs w:val="1"/>
                <w:color w:val="ffffff"/>
                <w:sz w:val="20"/>
                <w:szCs w:val="20"/>
                <w:rtl w:val="0"/>
              </w:rPr>
              <w:t xml:space="preserve">Median OT (min)</w:t>
            </w:r>
          </w:p>
        </w:tc>
      </w:tr>
      <w:tr>
        <w:trPr>
          <w:cantSplit w:val="0"/>
          <w:trHeight w:val="51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62">
            <w:pPr>
              <w:jc w:val="both"/>
              <w:rPr>
                <w:sz w:val="20"/>
                <w:szCs w:val="20"/>
              </w:rPr>
            </w:pPr>
            <w:r w:rsidDel="00000000" w:rsidR="00000000" w:rsidRPr="00000000">
              <w:rPr>
                <w:sz w:val="20"/>
                <w:szCs w:val="20"/>
                <w:rtl w:val="0"/>
              </w:rPr>
              <w:t xml:space="preserve">2022</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64">
            <w:pPr>
              <w:jc w:val="both"/>
              <w:rPr>
                <w:sz w:val="20"/>
                <w:szCs w:val="20"/>
              </w:rPr>
            </w:pPr>
            <w:r w:rsidDel="00000000" w:rsidR="00000000" w:rsidRPr="00000000">
              <w:rPr>
                <w:sz w:val="20"/>
                <w:szCs w:val="20"/>
                <w:rtl w:val="0"/>
              </w:rPr>
              <w:t xml:space="preserve">61.8</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40</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2023</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10.0</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68">
            <w:pPr>
              <w:jc w:val="both"/>
              <w:rPr>
                <w:sz w:val="20"/>
                <w:szCs w:val="20"/>
              </w:rPr>
            </w:pPr>
            <w:r w:rsidDel="00000000" w:rsidR="00000000" w:rsidRPr="00000000">
              <w:rPr>
                <w:sz w:val="20"/>
                <w:szCs w:val="20"/>
                <w:rtl w:val="0"/>
              </w:rPr>
              <w:t xml:space="preserve">58.8</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69">
            <w:pPr>
              <w:jc w:val="both"/>
              <w:rPr>
                <w:sz w:val="20"/>
                <w:szCs w:val="20"/>
              </w:rPr>
            </w:pPr>
            <w:r w:rsidDel="00000000" w:rsidR="00000000" w:rsidRPr="00000000">
              <w:rPr>
                <w:sz w:val="20"/>
                <w:szCs w:val="20"/>
                <w:rtl w:val="0"/>
              </w:rPr>
              <w:t xml:space="preserve">38</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6A">
            <w:pPr>
              <w:jc w:val="both"/>
              <w:rPr>
                <w:sz w:val="20"/>
                <w:szCs w:val="20"/>
              </w:rPr>
            </w:pPr>
            <w:r w:rsidDel="00000000" w:rsidR="00000000" w:rsidRPr="00000000">
              <w:rPr>
                <w:sz w:val="20"/>
                <w:szCs w:val="20"/>
                <w:rtl w:val="0"/>
              </w:rPr>
              <w:t xml:space="preserve">2024</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6B">
            <w:pPr>
              <w:jc w:val="both"/>
              <w:rPr>
                <w:sz w:val="20"/>
                <w:szCs w:val="20"/>
              </w:rPr>
            </w:pPr>
            <w:r w:rsidDel="00000000" w:rsidR="00000000" w:rsidRPr="00000000">
              <w:rPr>
                <w:sz w:val="20"/>
                <w:szCs w:val="20"/>
                <w:rtl w:val="0"/>
              </w:rPr>
              <w:t xml:space="preserve">9.7</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61.3</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39</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6E">
            <w:pPr>
              <w:jc w:val="both"/>
              <w:rPr>
                <w:sz w:val="20"/>
                <w:szCs w:val="20"/>
              </w:rPr>
            </w:pPr>
            <w:r w:rsidDel="00000000" w:rsidR="00000000" w:rsidRPr="00000000">
              <w:rPr>
                <w:sz w:val="20"/>
                <w:szCs w:val="20"/>
                <w:rtl w:val="0"/>
              </w:rPr>
              <w:t xml:space="preserve">2025*</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6F">
            <w:pPr>
              <w:jc w:val="both"/>
              <w:rPr>
                <w:sz w:val="20"/>
                <w:szCs w:val="20"/>
              </w:rPr>
            </w:pPr>
            <w:r w:rsidDel="00000000" w:rsidR="00000000" w:rsidRPr="00000000">
              <w:rPr>
                <w:sz w:val="20"/>
                <w:szCs w:val="20"/>
                <w:rtl w:val="0"/>
              </w:rPr>
              <w:t xml:space="preserve">8.6</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70">
            <w:pPr>
              <w:jc w:val="both"/>
              <w:rPr>
                <w:sz w:val="20"/>
                <w:szCs w:val="20"/>
              </w:rPr>
            </w:pPr>
            <w:r w:rsidDel="00000000" w:rsidR="00000000" w:rsidRPr="00000000">
              <w:rPr>
                <w:sz w:val="20"/>
                <w:szCs w:val="20"/>
                <w:rtl w:val="0"/>
              </w:rPr>
              <w:t xml:space="preserve">58.2</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71">
            <w:pPr>
              <w:jc w:val="both"/>
              <w:rPr>
                <w:sz w:val="20"/>
                <w:szCs w:val="20"/>
              </w:rPr>
            </w:pPr>
            <w:r w:rsidDel="00000000" w:rsidR="00000000" w:rsidRPr="00000000">
              <w:rPr>
                <w:sz w:val="20"/>
                <w:szCs w:val="20"/>
                <w:rtl w:val="0"/>
              </w:rPr>
              <w:t xml:space="preserve">37</w:t>
            </w:r>
            <w:commentRangeEnd w:id="27"/>
            <w:r w:rsidDel="00000000" w:rsidR="00000000" w:rsidRPr="00000000">
              <w:commentReference w:id="27"/>
            </w:r>
            <w:r w:rsidDel="00000000" w:rsidR="00000000" w:rsidRPr="00000000">
              <w:rPr>
                <w:rtl w:val="0"/>
              </w:rPr>
            </w:r>
          </w:p>
        </w:tc>
      </w:tr>
    </w:tbl>
    <w:p w:rsidR="00000000" w:rsidDel="00000000" w:rsidP="00000000" w:rsidRDefault="00000000" w:rsidRPr="00000000" w14:paraId="00000072">
      <w:pPr>
        <w:spacing w:after="120" w:line="305.4545454545455" w:lineRule="auto"/>
        <w:jc w:val="both"/>
        <w:rPr/>
      </w:pPr>
      <w:r w:rsidDel="00000000" w:rsidR="00000000" w:rsidRPr="00000000">
        <w:rPr>
          <w:rtl w:val="0"/>
        </w:rPr>
        <w:t xml:space="preserve"> </w:t>
      </w:r>
    </w:p>
    <w:p w:rsidR="00000000" w:rsidDel="00000000" w:rsidP="00000000" w:rsidRDefault="00000000" w:rsidRPr="00000000" w14:paraId="00000073">
      <w:pPr>
        <w:spacing w:after="120" w:lineRule="auto"/>
        <w:jc w:val="both"/>
        <w:rPr/>
      </w:pPr>
      <w:r w:rsidDel="00000000" w:rsidR="00000000" w:rsidRPr="00000000">
        <w:rPr>
          <w:rtl w:val="0"/>
        </w:rPr>
        <w:t xml:space="preserve">Room-level overtime rates ranged from 3.5% to 32.9% across the 18 rooms (Figure 1). OR10, which handles complex cardiac surgery (CABG, aortic valve replacement, mitral valve repair), ran overtime on 32.9% of its 1,743 cases, with a mean of 154 minutes and a 95th percentile of 328 minutes. </w:t>
      </w:r>
      <w:commentRangeStart w:id="28"/>
      <w:r w:rsidDel="00000000" w:rsidR="00000000" w:rsidRPr="00000000">
        <w:rPr>
          <w:rtl w:val="0"/>
        </w:rPr>
        <w:t xml:space="preserve">A second tier (OR08 through OR13) clustered at 11-16%. At the other end, OR14 ran 3.5% across 6,885 cases, and OR01 ran 5.8% across 6,577. </w:t>
      </w:r>
      <w:commentRangeEnd w:id="28"/>
      <w:r w:rsidDel="00000000" w:rsidR="00000000" w:rsidRPr="00000000">
        <w:commentReference w:id="28"/>
      </w:r>
      <w:r w:rsidDel="00000000" w:rsidR="00000000" w:rsidRPr="00000000">
        <w:rPr>
          <w:rtl w:val="0"/>
        </w:rPr>
        <w:t xml:space="preserve">Rates therefore spanned nearly an order of magnitude across rooms in the same hospital.</w:t>
      </w:r>
    </w:p>
    <w:p w:rsidR="00000000" w:rsidDel="00000000" w:rsidP="00000000" w:rsidRDefault="00000000" w:rsidRPr="00000000" w14:paraId="00000074">
      <w:pPr>
        <w:spacing w:after="120" w:before="240" w:line="305.4545454545455" w:lineRule="auto"/>
        <w:jc w:val="both"/>
        <w:rPr/>
      </w:pPr>
      <w:commentRangeStart w:id="29"/>
      <w:r w:rsidDel="00000000" w:rsidR="00000000" w:rsidRPr="00000000">
        <w:rPr/>
        <w:drawing>
          <wp:inline distB="114300" distT="114300" distL="114300" distR="114300">
            <wp:extent cx="5731200" cy="3886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886200"/>
                    </a:xfrm>
                    <a:prstGeom prst="rect"/>
                    <a:ln/>
                  </pic:spPr>
                </pic:pic>
              </a:graphicData>
            </a:graphic>
          </wp:inline>
        </w:drawing>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75">
      <w:pPr>
        <w:spacing w:after="240" w:line="305.4545454545455" w:lineRule="auto"/>
        <w:jc w:val="both"/>
        <w:rPr/>
      </w:pPr>
      <w:r w:rsidDel="00000000" w:rsidR="00000000" w:rsidRPr="00000000">
        <w:rPr>
          <w:b w:val="1"/>
          <w:bCs w:val="1"/>
          <w:rtl w:val="0"/>
        </w:rPr>
        <w:t xml:space="preserve">Figure 1.</w:t>
      </w:r>
      <w:r w:rsidDel="00000000" w:rsidR="00000000" w:rsidRPr="00000000">
        <w:rPr>
          <w:rtl w:val="0"/>
        </w:rPr>
        <w:t xml:space="preserve"> Room-level overtime concentration. Panel A: percentage of cases with overtime per operating room, ordered ascending. Panel B: mean overtime duration per room (minutes). Overall: 7,729 of 79,352 cases (9.7%), mean 60.3 min, median 39 min, P95 197 min.</w:t>
      </w:r>
    </w:p>
    <w:p w:rsidR="00000000" w:rsidDel="00000000" w:rsidP="00000000" w:rsidRDefault="00000000" w:rsidRPr="00000000" w14:paraId="00000076">
      <w:pPr>
        <w:spacing w:after="120" w:lineRule="auto"/>
        <w:jc w:val="both"/>
        <w:rPr/>
      </w:pPr>
      <w:commentRangeStart w:id="30"/>
      <w:r w:rsidDel="00000000" w:rsidR="00000000" w:rsidRPr="00000000">
        <w:rPr>
          <w:rtl w:val="0"/>
        </w:rPr>
        <w:t xml:space="preserve">Most overtime cases ended shortly after the shift boundary. The majority of completions fell in the 16:30 to 17:30 window, right after the day-shift handover when most of the rooms had already closed. The distribution decayed through the evening, with a thin tail past 22:00.</w:t>
      </w:r>
      <w:commentRangeEnd w:id="30"/>
      <w:r w:rsidDel="00000000" w:rsidR="00000000" w:rsidRPr="00000000">
        <w:commentReference w:id="30"/>
      </w:r>
      <w:r w:rsidDel="00000000" w:rsidR="00000000" w:rsidRPr="00000000">
        <w:rPr>
          <w:rtl w:val="0"/>
        </w:rPr>
      </w:r>
    </w:p>
    <w:p w:rsidR="00000000" w:rsidDel="00000000" w:rsidP="00000000" w:rsidRDefault="00000000" w:rsidRPr="00000000" w14:paraId="00000077">
      <w:pPr>
        <w:spacing w:after="120" w:before="240" w:lineRule="auto"/>
        <w:jc w:val="both"/>
        <w:rPr>
          <w:b w:val="1"/>
          <w:bCs w:val="1"/>
        </w:rPr>
      </w:pPr>
      <w:commentRangeStart w:id="31"/>
      <w:r w:rsidDel="00000000" w:rsidR="00000000" w:rsidRPr="00000000">
        <w:rPr>
          <w:b w:val="1"/>
          <w:bCs w:val="1"/>
          <w:rtl w:val="0"/>
        </w:rPr>
        <w:t xml:space="preserve">Contributing factors (RQ2)</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78">
      <w:pPr>
        <w:spacing w:after="120" w:lineRule="auto"/>
        <w:jc w:val="both"/>
        <w:rPr/>
      </w:pPr>
      <w:r w:rsidDel="00000000" w:rsidR="00000000" w:rsidRPr="00000000">
        <w:rPr>
          <w:i w:val="1"/>
          <w:iCs w:val="1"/>
          <w:rtl w:val="0"/>
        </w:rPr>
        <w:t xml:space="preserve">Planning accuracy.</w:t>
      </w:r>
      <w:r w:rsidDel="00000000" w:rsidR="00000000" w:rsidRPr="00000000">
        <w:rPr>
          <w:rtl w:val="0"/>
        </w:rPr>
        <w:t xml:space="preserve"> </w:t>
      </w:r>
      <w:commentRangeStart w:id="32"/>
      <w:r w:rsidDel="00000000" w:rsidR="00000000" w:rsidRPr="00000000">
        <w:rPr>
          <w:rtl w:val="0"/>
        </w:rPr>
        <w:t xml:space="preserve">Of all cases</w:t>
      </w:r>
      <w:commentRangeEnd w:id="32"/>
      <w:r w:rsidDel="00000000" w:rsidR="00000000" w:rsidRPr="00000000">
        <w:commentReference w:id="32"/>
      </w:r>
      <w:r w:rsidDel="00000000" w:rsidR="00000000" w:rsidRPr="00000000">
        <w:rPr>
          <w:rtl w:val="0"/>
        </w:rPr>
        <w:t xml:space="preserve">, 45.7% ran longer than planned and 54.3% ran shorter. The mean overrun was 22.6 minutes (median 14); the mean underrun was 21.2 minutes (median 12). On average,</w:t>
      </w:r>
      <w:commentRangeStart w:id="33"/>
      <w:r w:rsidDel="00000000" w:rsidR="00000000" w:rsidRPr="00000000">
        <w:rPr>
          <w:rtl w:val="0"/>
        </w:rPr>
        <w:t xml:space="preserve"> </w:t>
      </w:r>
      <w:r w:rsidDel="00000000" w:rsidR="00000000" w:rsidRPr="00000000">
        <w:rPr>
          <w:rtl w:val="0"/>
        </w:rPr>
        <w:t xml:space="preserve">the planning system was roughly unbiased</w:t>
      </w:r>
      <w:r w:rsidDel="00000000" w:rsidR="00000000" w:rsidRPr="00000000">
        <w:rPr>
          <w:rtl w:val="0"/>
        </w:rPr>
        <w:t xml:space="preserve">. The problem was dispersion. </w:t>
      </w:r>
      <w:commentRangeEnd w:id="33"/>
      <w:r w:rsidDel="00000000" w:rsidR="00000000" w:rsidRPr="00000000">
        <w:commentReference w:id="33"/>
      </w:r>
      <w:commentRangeStart w:id="34"/>
      <w:r w:rsidDel="00000000" w:rsidR="00000000" w:rsidRPr="00000000">
        <w:rPr>
          <w:rtl w:val="0"/>
        </w:rPr>
        <w:t xml:space="preserve">The coefficient of variation of observed duration was lowest for mid-length cases (0.35 to 0.36 for 61 to 180 minutes), moderate for short cases (0.61 for under 30 minutes), and intermediate for very long cases (0.42 for over 180 minutes). Planning-deviation CV was more extreme: the over-180-minute bucket had a CV of 1.86.</w:t>
      </w:r>
      <w:commentRangeEnd w:id="34"/>
      <w:r w:rsidDel="00000000" w:rsidR="00000000" w:rsidRPr="00000000">
        <w:commentReference w:id="34"/>
      </w:r>
      <w:r w:rsidDel="00000000" w:rsidR="00000000" w:rsidRPr="00000000">
        <w:rPr>
          <w:rtl w:val="0"/>
        </w:rPr>
        <w:t xml:space="preserve"> The procedures with the largest absolute deviations (complex cardiac and oncology cases) were concentrated in the rooms with the highest overtime.</w:t>
      </w:r>
    </w:p>
    <w:p w:rsidR="00000000" w:rsidDel="00000000" w:rsidP="00000000" w:rsidRDefault="00000000" w:rsidRPr="00000000" w14:paraId="00000079">
      <w:pPr>
        <w:spacing w:after="120" w:lineRule="auto"/>
        <w:jc w:val="both"/>
        <w:rPr/>
      </w:pPr>
      <w:r w:rsidDel="00000000" w:rsidR="00000000" w:rsidRPr="00000000">
        <w:rPr>
          <w:i w:val="1"/>
          <w:iCs w:val="1"/>
          <w:rtl w:val="0"/>
        </w:rPr>
        <w:t xml:space="preserve">Urgent-elective interaction.</w:t>
      </w:r>
      <w:r w:rsidDel="00000000" w:rsidR="00000000" w:rsidRPr="00000000">
        <w:rPr>
          <w:rtl w:val="0"/>
        </w:rPr>
        <w:t xml:space="preserve"> Urgent cases accounted for 14.6% of the volume (11,616 of 79,352). Per case, urgent surgery ran past the shift boundary at more than twice the elective rate (18.2% versus 8.3%, </w:t>
      </w:r>
      <w:commentRangeStart w:id="35"/>
      <w:r w:rsidDel="00000000" w:rsidR="00000000" w:rsidRPr="00000000">
        <w:rPr>
          <w:rtl w:val="0"/>
        </w:rPr>
        <w:t xml:space="preserve">Table 2</w:t>
      </w:r>
      <w:commentRangeEnd w:id="35"/>
      <w:r w:rsidDel="00000000" w:rsidR="00000000" w:rsidRPr="00000000">
        <w:commentReference w:id="35"/>
      </w:r>
      <w:r w:rsidDel="00000000" w:rsidR="00000000" w:rsidRPr="00000000">
        <w:rPr>
          <w:rtl w:val="0"/>
        </w:rPr>
        <w:t xml:space="preserve">), with heavier tails (P95 69 versus 29 minutes). Because elective cases outnumbered urgent cases nearly six to one, the absolute volume of overtime minutes was still dominated by the elective program.</w:t>
      </w:r>
    </w:p>
    <w:p w:rsidR="00000000" w:rsidDel="00000000" w:rsidP="00000000" w:rsidRDefault="00000000" w:rsidRPr="00000000" w14:paraId="0000007A">
      <w:pPr>
        <w:spacing w:after="120" w:lineRule="auto"/>
        <w:jc w:val="both"/>
        <w:rPr>
          <w:ins w:author="Maxim RIEBUS" w:id="14" w:date="2026-06-05T11:17:45Z"/>
          <w:rPrChange w:author="Maxim RIEBUS" w:id="15" w:date="2026-06-05T11:17:45Z">
            <w:rPr/>
          </w:rPrChange>
        </w:rPr>
      </w:pPr>
      <w:r w:rsidDel="00000000" w:rsidR="00000000" w:rsidRPr="00000000">
        <w:rPr>
          <w:rtl w:val="0"/>
        </w:rPr>
        <w:t xml:space="preserve">To assess whether urgent cases disrupt the elective program, we counted days on which an urgent case ran in a room while an elective case had been planned in the same room over an overlapping time window </w:t>
      </w:r>
      <w:commentRangeStart w:id="36"/>
      <w:r w:rsidDel="00000000" w:rsidR="00000000" w:rsidRPr="00000000">
        <w:rPr>
          <w:rtl w:val="0"/>
        </w:rPr>
        <w:t xml:space="preserve">(urgent case's actual room and room-in to room-out interval matched the elective case's planned room and planned start-to-end interval)</w:t>
      </w:r>
      <w:commentRangeEnd w:id="36"/>
      <w:r w:rsidDel="00000000" w:rsidR="00000000" w:rsidRPr="00000000">
        <w:commentReference w:id="36"/>
      </w:r>
      <w:r w:rsidDel="00000000" w:rsidR="00000000" w:rsidRPr="00000000">
        <w:rPr>
          <w:rtl w:val="0"/>
        </w:rPr>
        <w:t xml:space="preserve">. Such overlap occurred on </w:t>
      </w:r>
      <w:commentRangeStart w:id="37"/>
      <w:commentRangeStart w:id="38"/>
      <w:r w:rsidDel="00000000" w:rsidR="00000000" w:rsidRPr="00000000">
        <w:rPr>
          <w:rtl w:val="0"/>
        </w:rPr>
        <w:t xml:space="preserve">858 of 1,247 observation days (68.8%)</w:t>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t xml:space="preserve">. </w:t>
      </w:r>
      <w:ins w:author="Maxim RIEBUS" w:id="14" w:date="2026-06-05T11:17:45Z">
        <w:r w:rsidDel="00000000" w:rsidR="00000000" w:rsidRPr="00000000">
          <w:rPr>
            <w:rtl w:val="0"/>
            <w:rPrChange w:author="Maxim RIEBUS" w:id="15" w:date="2026-06-05T11:17:45Z">
              <w:rPr/>
            </w:rPrChange>
          </w:rPr>
          <w:t xml:space="preserve">On days with overlap, elective cases started later than on days without, a median difference of approximately 30 minutes, a gap that reached 60 minutes in early 2022 before narrowing.</w:t>
        </w:r>
      </w:ins>
    </w:p>
    <w:p w:rsidR="00000000" w:rsidDel="00000000" w:rsidP="00000000" w:rsidRDefault="00000000" w:rsidRPr="00000000" w14:paraId="0000007B">
      <w:pPr>
        <w:spacing w:after="120" w:lineRule="auto"/>
        <w:jc w:val="both"/>
        <w:rPr>
          <w:ins w:author="Maxim RIEBUS" w:id="14" w:date="2026-06-05T11:17:45Z"/>
        </w:rPr>
      </w:pPr>
      <w:ins w:author="Maxim RIEBUS" w:id="14" w:date="2026-06-05T11:17:45Z">
        <w:r w:rsidDel="00000000" w:rsidR="00000000" w:rsidRPr="00000000">
          <w:rPr>
            <w:rtl w:val="0"/>
          </w:rPr>
        </w:r>
      </w:ins>
    </w:p>
    <w:p w:rsidR="00000000" w:rsidDel="00000000" w:rsidP="00000000" w:rsidRDefault="00000000" w:rsidRPr="00000000" w14:paraId="0000007C">
      <w:pPr>
        <w:spacing w:after="120" w:lineRule="auto"/>
        <w:jc w:val="both"/>
        <w:rPr/>
      </w:pPr>
      <w:del w:author="Maxim RIEBUS" w:id="14" w:date="2026-06-05T11:17:45Z">
        <w:r w:rsidDel="00000000" w:rsidR="00000000" w:rsidRPr="00000000">
          <w:rPr>
            <w:rtl w:val="0"/>
          </w:rPr>
          <w:delText xml:space="preserve">On days with overlap, elective cases started roughly 30 minutes later than on days without,</w:delText>
        </w:r>
        <w:commentRangeStart w:id="39"/>
        <w:r w:rsidDel="00000000" w:rsidR="00000000" w:rsidRPr="00000000">
          <w:rPr>
            <w:rtl w:val="0"/>
          </w:rPr>
          <w:delText xml:space="preserve"> a gap that reached 60 minutes in early 2022 before narrowing</w:delText>
        </w:r>
      </w:del>
      <w:r w:rsidDel="00000000" w:rsidR="00000000" w:rsidRPr="00000000">
        <w:rPr>
          <w:rtl w:val="0"/>
        </w:rPr>
        <w:t xml:space="preserve">.</w:t>
      </w:r>
      <w:commentRangeEnd w:id="39"/>
      <w:r w:rsidDel="00000000" w:rsidR="00000000" w:rsidRPr="00000000">
        <w:commentReference w:id="39"/>
      </w:r>
      <w:r w:rsidDel="00000000" w:rsidR="00000000" w:rsidRPr="00000000">
        <w:rPr>
          <w:rtl w:val="0"/>
        </w:rPr>
        <w:t xml:space="preserve"> </w:t>
      </w:r>
      <w:commentRangeStart w:id="40"/>
      <w:r w:rsidDel="00000000" w:rsidR="00000000" w:rsidRPr="00000000">
        <w:rPr>
          <w:rtl w:val="0"/>
        </w:rPr>
        <w:t xml:space="preserve">OR11 absorbed the highest overlap burden, with 475 events affecting 15.2% of its elective cases.</w:t>
      </w:r>
      <w:commentRangeEnd w:id="40"/>
      <w:r w:rsidDel="00000000" w:rsidR="00000000" w:rsidRPr="00000000">
        <w:commentReference w:id="40"/>
      </w:r>
      <w:commentRangeStart w:id="41"/>
      <w:r w:rsidDel="00000000" w:rsidR="00000000" w:rsidRPr="00000000">
        <w:rPr>
          <w:rtl w:val="0"/>
        </w:rPr>
      </w:r>
    </w:p>
    <w:p w:rsidR="00000000" w:rsidDel="00000000" w:rsidP="00000000" w:rsidRDefault="00000000" w:rsidRPr="00000000" w14:paraId="0000007D">
      <w:pPr>
        <w:spacing w:after="80" w:before="240" w:line="305.4545454545455" w:lineRule="auto"/>
        <w:jc w:val="both"/>
        <w:rPr/>
      </w:pPr>
      <w:commentRangeEnd w:id="41"/>
      <w:r w:rsidDel="00000000" w:rsidR="00000000" w:rsidRPr="00000000">
        <w:commentReference w:id="41"/>
      </w:r>
      <w:r w:rsidDel="00000000" w:rsidR="00000000" w:rsidRPr="00000000">
        <w:rPr>
          <w:b w:val="1"/>
          <w:bCs w:val="1"/>
          <w:rtl w:val="0"/>
        </w:rPr>
        <w:t xml:space="preserve">Table 2A.</w:t>
      </w:r>
      <w:r w:rsidDel="00000000" w:rsidR="00000000" w:rsidRPr="00000000">
        <w:rPr>
          <w:rtl w:val="0"/>
        </w:rPr>
        <w:t xml:space="preserve"> Volume and overtime by urgency.</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1275"/>
        <w:gridCol w:w="1260"/>
        <w:gridCol w:w="1260"/>
        <w:gridCol w:w="1260"/>
        <w:gridCol w:w="1245"/>
        <w:gridCol w:w="1245"/>
        <w:tblGridChange w:id="0">
          <w:tblGrid>
            <w:gridCol w:w="1335"/>
            <w:gridCol w:w="1275"/>
            <w:gridCol w:w="1260"/>
            <w:gridCol w:w="1260"/>
            <w:gridCol w:w="1260"/>
            <w:gridCol w:w="1245"/>
            <w:gridCol w:w="1245"/>
          </w:tblGrid>
        </w:tblGridChange>
      </w:tblGrid>
      <w:tr>
        <w:trPr>
          <w:cantSplit w:val="0"/>
          <w:trHeight w:val="990" w:hRule="atLeast"/>
          <w:tblHeader w:val="0"/>
        </w:trPr>
        <w:tc>
          <w:tcPr>
            <w:tcBorders>
              <w:top w:color="4f81bd" w:space="0" w:sz="5" w:val="single"/>
              <w:left w:color="4f81bd" w:space="0" w:sz="5" w:val="single"/>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7E">
            <w:pPr>
              <w:jc w:val="both"/>
              <w:rPr>
                <w:b w:val="1"/>
                <w:bCs w:val="1"/>
                <w:color w:val="ffffff"/>
                <w:sz w:val="20"/>
                <w:szCs w:val="20"/>
              </w:rPr>
            </w:pPr>
            <w:r w:rsidDel="00000000" w:rsidR="00000000" w:rsidRPr="00000000">
              <w:rPr>
                <w:b w:val="1"/>
                <w:bCs w:val="1"/>
                <w:color w:val="ffffff"/>
                <w:sz w:val="20"/>
                <w:szCs w:val="20"/>
                <w:rtl w:val="0"/>
              </w:rPr>
              <w:t xml:space="preserve">Urgency</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7F">
            <w:pPr>
              <w:jc w:val="both"/>
              <w:rPr>
                <w:b w:val="1"/>
                <w:bCs w:val="1"/>
                <w:color w:val="ffffff"/>
                <w:sz w:val="20"/>
                <w:szCs w:val="20"/>
              </w:rPr>
            </w:pPr>
            <w:r w:rsidDel="00000000" w:rsidR="00000000" w:rsidRPr="00000000">
              <w:rPr>
                <w:b w:val="1"/>
                <w:bCs w:val="1"/>
                <w:color w:val="ffffff"/>
                <w:sz w:val="20"/>
                <w:szCs w:val="20"/>
                <w:rtl w:val="0"/>
              </w:rPr>
              <w:t xml:space="preserve">n</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80">
            <w:pPr>
              <w:jc w:val="both"/>
              <w:rPr>
                <w:b w:val="1"/>
                <w:bCs w:val="1"/>
                <w:color w:val="ffffff"/>
                <w:sz w:val="20"/>
                <w:szCs w:val="20"/>
              </w:rPr>
            </w:pPr>
            <w:r w:rsidDel="00000000" w:rsidR="00000000" w:rsidRPr="00000000">
              <w:rPr>
                <w:b w:val="1"/>
                <w:bCs w:val="1"/>
                <w:color w:val="ffffff"/>
                <w:sz w:val="20"/>
                <w:szCs w:val="20"/>
                <w:rtl w:val="0"/>
              </w:rPr>
              <w:t xml:space="preserve">Share</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81">
            <w:pPr>
              <w:jc w:val="both"/>
              <w:rPr>
                <w:b w:val="1"/>
                <w:bCs w:val="1"/>
                <w:color w:val="ffffff"/>
                <w:sz w:val="20"/>
                <w:szCs w:val="20"/>
              </w:rPr>
            </w:pPr>
            <w:r w:rsidDel="00000000" w:rsidR="00000000" w:rsidRPr="00000000">
              <w:rPr>
                <w:b w:val="1"/>
                <w:bCs w:val="1"/>
                <w:color w:val="ffffff"/>
                <w:sz w:val="20"/>
                <w:szCs w:val="20"/>
                <w:rtl w:val="0"/>
              </w:rPr>
              <w:t xml:space="preserve">After-hours n</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82">
            <w:pPr>
              <w:jc w:val="both"/>
              <w:rPr>
                <w:b w:val="1"/>
                <w:bCs w:val="1"/>
                <w:color w:val="ffffff"/>
                <w:sz w:val="20"/>
                <w:szCs w:val="20"/>
              </w:rPr>
            </w:pPr>
            <w:r w:rsidDel="00000000" w:rsidR="00000000" w:rsidRPr="00000000">
              <w:rPr>
                <w:b w:val="1"/>
                <w:bCs w:val="1"/>
                <w:color w:val="ffffff"/>
                <w:sz w:val="20"/>
                <w:szCs w:val="20"/>
                <w:rtl w:val="0"/>
              </w:rPr>
              <w:t xml:space="preserve">After-hours rate</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83">
            <w:pPr>
              <w:jc w:val="both"/>
              <w:rPr>
                <w:b w:val="1"/>
                <w:bCs w:val="1"/>
                <w:color w:val="ffffff"/>
                <w:sz w:val="20"/>
                <w:szCs w:val="20"/>
              </w:rPr>
            </w:pPr>
            <w:r w:rsidDel="00000000" w:rsidR="00000000" w:rsidRPr="00000000">
              <w:rPr>
                <w:b w:val="1"/>
                <w:bCs w:val="1"/>
                <w:color w:val="ffffff"/>
                <w:sz w:val="20"/>
                <w:szCs w:val="20"/>
                <w:rtl w:val="0"/>
              </w:rPr>
              <w:t xml:space="preserve">Mean OT (min)</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84">
            <w:pPr>
              <w:jc w:val="both"/>
              <w:rPr>
                <w:b w:val="1"/>
                <w:bCs w:val="1"/>
                <w:color w:val="ffffff"/>
                <w:sz w:val="20"/>
                <w:szCs w:val="20"/>
              </w:rPr>
            </w:pPr>
            <w:r w:rsidDel="00000000" w:rsidR="00000000" w:rsidRPr="00000000">
              <w:rPr>
                <w:b w:val="1"/>
                <w:bCs w:val="1"/>
                <w:color w:val="ffffff"/>
                <w:sz w:val="20"/>
                <w:szCs w:val="20"/>
                <w:rtl w:val="0"/>
              </w:rPr>
              <w:t xml:space="preserve">P95 OT (min)</w:t>
            </w:r>
          </w:p>
        </w:tc>
      </w:tr>
      <w:tr>
        <w:trPr>
          <w:cantSplit w:val="0"/>
          <w:trHeight w:val="51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85">
            <w:pPr>
              <w:jc w:val="both"/>
              <w:rPr>
                <w:sz w:val="20"/>
                <w:szCs w:val="20"/>
              </w:rPr>
            </w:pPr>
            <w:r w:rsidDel="00000000" w:rsidR="00000000" w:rsidRPr="00000000">
              <w:rPr>
                <w:sz w:val="20"/>
                <w:szCs w:val="20"/>
                <w:rtl w:val="0"/>
              </w:rPr>
              <w:t xml:space="preserve">Elective</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67,736</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87">
            <w:pPr>
              <w:jc w:val="both"/>
              <w:rPr>
                <w:sz w:val="20"/>
                <w:szCs w:val="20"/>
              </w:rPr>
            </w:pPr>
            <w:r w:rsidDel="00000000" w:rsidR="00000000" w:rsidRPr="00000000">
              <w:rPr>
                <w:sz w:val="20"/>
                <w:szCs w:val="20"/>
                <w:rtl w:val="0"/>
              </w:rPr>
              <w:t xml:space="preserve">85.4%</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88">
            <w:pPr>
              <w:jc w:val="both"/>
              <w:rPr>
                <w:sz w:val="20"/>
                <w:szCs w:val="20"/>
              </w:rPr>
            </w:pPr>
            <w:r w:rsidDel="00000000" w:rsidR="00000000" w:rsidRPr="00000000">
              <w:rPr>
                <w:sz w:val="20"/>
                <w:szCs w:val="20"/>
                <w:rtl w:val="0"/>
              </w:rPr>
              <w:t xml:space="preserve">5,620</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89">
            <w:pPr>
              <w:jc w:val="both"/>
              <w:rPr>
                <w:sz w:val="20"/>
                <w:szCs w:val="20"/>
              </w:rPr>
            </w:pPr>
            <w:r w:rsidDel="00000000" w:rsidR="00000000" w:rsidRPr="00000000">
              <w:rPr>
                <w:sz w:val="20"/>
                <w:szCs w:val="20"/>
                <w:rtl w:val="0"/>
              </w:rPr>
              <w:t xml:space="preserve">8.3%</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8A">
            <w:pPr>
              <w:jc w:val="both"/>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8B">
            <w:pPr>
              <w:jc w:val="both"/>
              <w:rPr>
                <w:sz w:val="20"/>
                <w:szCs w:val="20"/>
              </w:rPr>
            </w:pPr>
            <w:r w:rsidDel="00000000" w:rsidR="00000000" w:rsidRPr="00000000">
              <w:rPr>
                <w:sz w:val="20"/>
                <w:szCs w:val="20"/>
                <w:rtl w:val="0"/>
              </w:rPr>
              <w:t xml:space="preserve">29</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8C">
            <w:pPr>
              <w:jc w:val="both"/>
              <w:rPr>
                <w:sz w:val="20"/>
                <w:szCs w:val="20"/>
              </w:rPr>
            </w:pPr>
            <w:r w:rsidDel="00000000" w:rsidR="00000000" w:rsidRPr="00000000">
              <w:rPr>
                <w:sz w:val="20"/>
                <w:szCs w:val="20"/>
                <w:rtl w:val="0"/>
              </w:rPr>
              <w:t xml:space="preserve">Non-elective</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11,616</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8E">
            <w:pPr>
              <w:jc w:val="both"/>
              <w:rPr>
                <w:sz w:val="20"/>
                <w:szCs w:val="20"/>
              </w:rPr>
            </w:pPr>
            <w:r w:rsidDel="00000000" w:rsidR="00000000" w:rsidRPr="00000000">
              <w:rPr>
                <w:sz w:val="20"/>
                <w:szCs w:val="20"/>
                <w:rtl w:val="0"/>
              </w:rPr>
              <w:t xml:space="preserve">14.6%</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2,109</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90">
            <w:pPr>
              <w:jc w:val="both"/>
              <w:rPr>
                <w:sz w:val="20"/>
                <w:szCs w:val="20"/>
              </w:rPr>
            </w:pPr>
            <w:r w:rsidDel="00000000" w:rsidR="00000000" w:rsidRPr="00000000">
              <w:rPr>
                <w:sz w:val="20"/>
                <w:szCs w:val="20"/>
                <w:rtl w:val="0"/>
              </w:rPr>
              <w:t xml:space="preserve">18.2%</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91">
            <w:pPr>
              <w:jc w:val="both"/>
              <w:rPr>
                <w:sz w:val="20"/>
                <w:szCs w:val="20"/>
              </w:rPr>
            </w:pPr>
            <w:r w:rsidDel="00000000" w:rsidR="00000000" w:rsidRPr="00000000">
              <w:rPr>
                <w:sz w:val="20"/>
                <w:szCs w:val="20"/>
                <w:rtl w:val="0"/>
              </w:rPr>
              <w:t xml:space="preserve">10.7</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92">
            <w:pPr>
              <w:jc w:val="both"/>
              <w:rPr>
                <w:sz w:val="20"/>
                <w:szCs w:val="20"/>
              </w:rPr>
            </w:pPr>
            <w:r w:rsidDel="00000000" w:rsidR="00000000" w:rsidRPr="00000000">
              <w:rPr>
                <w:sz w:val="20"/>
                <w:szCs w:val="20"/>
                <w:rtl w:val="0"/>
              </w:rPr>
              <w:t xml:space="preserve">69</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93">
            <w:pPr>
              <w:jc w:val="both"/>
              <w:rPr>
                <w:b w:val="1"/>
                <w:bCs w:val="1"/>
                <w:sz w:val="20"/>
                <w:szCs w:val="20"/>
              </w:rPr>
            </w:pPr>
            <w:r w:rsidDel="00000000" w:rsidR="00000000" w:rsidRPr="00000000">
              <w:rPr>
                <w:b w:val="1"/>
                <w:bCs w:val="1"/>
                <w:sz w:val="20"/>
                <w:szCs w:val="20"/>
                <w:rtl w:val="0"/>
              </w:rPr>
              <w:t xml:space="preserve">Total</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94">
            <w:pPr>
              <w:jc w:val="both"/>
              <w:rPr>
                <w:b w:val="1"/>
                <w:bCs w:val="1"/>
                <w:sz w:val="20"/>
                <w:szCs w:val="20"/>
              </w:rPr>
            </w:pPr>
            <w:r w:rsidDel="00000000" w:rsidR="00000000" w:rsidRPr="00000000">
              <w:rPr>
                <w:b w:val="1"/>
                <w:bCs w:val="1"/>
                <w:sz w:val="20"/>
                <w:szCs w:val="20"/>
                <w:rtl w:val="0"/>
              </w:rPr>
              <w:t xml:space="preserve">79,352</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95">
            <w:pPr>
              <w:jc w:val="both"/>
              <w:rPr>
                <w:b w:val="1"/>
                <w:bCs w:val="1"/>
                <w:sz w:val="20"/>
                <w:szCs w:val="20"/>
              </w:rPr>
            </w:pPr>
            <w:r w:rsidDel="00000000" w:rsidR="00000000" w:rsidRPr="00000000">
              <w:rPr>
                <w:b w:val="1"/>
                <w:bCs w:val="1"/>
                <w:sz w:val="20"/>
                <w:szCs w:val="20"/>
                <w:rtl w:val="0"/>
              </w:rPr>
              <w:t xml:space="preserve">100%</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96">
            <w:pPr>
              <w:jc w:val="both"/>
              <w:rPr>
                <w:b w:val="1"/>
                <w:bCs w:val="1"/>
                <w:sz w:val="20"/>
                <w:szCs w:val="20"/>
              </w:rPr>
            </w:pPr>
            <w:r w:rsidDel="00000000" w:rsidR="00000000" w:rsidRPr="00000000">
              <w:rPr>
                <w:b w:val="1"/>
                <w:bCs w:val="1"/>
                <w:sz w:val="20"/>
                <w:szCs w:val="20"/>
                <w:rtl w:val="0"/>
              </w:rPr>
              <w:t xml:space="preserve">7,729</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97">
            <w:pPr>
              <w:jc w:val="both"/>
              <w:rPr>
                <w:b w:val="1"/>
                <w:bCs w:val="1"/>
                <w:sz w:val="20"/>
                <w:szCs w:val="20"/>
              </w:rPr>
            </w:pPr>
            <w:r w:rsidDel="00000000" w:rsidR="00000000" w:rsidRPr="00000000">
              <w:rPr>
                <w:b w:val="1"/>
                <w:bCs w:val="1"/>
                <w:sz w:val="20"/>
                <w:szCs w:val="20"/>
                <w:rtl w:val="0"/>
              </w:rPr>
              <w:t xml:space="preserve">9.7%</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98">
            <w:pPr>
              <w:jc w:val="both"/>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0" w:val="nil"/>
              <w:bottom w:color="4f81bd" w:space="0" w:sz="5" w:val="single"/>
              <w:right w:color="4f81bd" w:space="0" w:sz="5" w:val="single"/>
            </w:tcBorders>
            <w:shd w:fill="deebf7" w:val="clear"/>
            <w:tcMar>
              <w:top w:w="0.0" w:type="dxa"/>
              <w:left w:w="100.0" w:type="dxa"/>
              <w:bottom w:w="0.0" w:type="dxa"/>
              <w:right w:w="100.0" w:type="dxa"/>
            </w:tcMar>
            <w:vAlign w:val="top"/>
          </w:tcPr>
          <w:p w:rsidR="00000000" w:rsidDel="00000000" w:rsidP="00000000" w:rsidRDefault="00000000" w:rsidRPr="00000000" w14:paraId="00000099">
            <w:pPr>
              <w:jc w:val="both"/>
              <w:rPr>
                <w:b w:val="1"/>
                <w:bCs w:val="1"/>
                <w:sz w:val="20"/>
                <w:szCs w:val="20"/>
              </w:rPr>
            </w:pPr>
            <w:r w:rsidDel="00000000" w:rsidR="00000000" w:rsidRPr="00000000">
              <w:rPr>
                <w:b w:val="1"/>
                <w:bCs w:val="1"/>
                <w:sz w:val="20"/>
                <w:szCs w:val="20"/>
                <w:rtl w:val="0"/>
              </w:rPr>
              <w:t xml:space="preserve">–</w:t>
            </w:r>
          </w:p>
        </w:tc>
      </w:tr>
    </w:tbl>
    <w:p w:rsidR="00000000" w:rsidDel="00000000" w:rsidP="00000000" w:rsidRDefault="00000000" w:rsidRPr="00000000" w14:paraId="0000009A">
      <w:pPr>
        <w:spacing w:after="120" w:line="305.4545454545455" w:lineRule="auto"/>
        <w:jc w:val="both"/>
        <w:rPr/>
      </w:pPr>
      <w:r w:rsidDel="00000000" w:rsidR="00000000" w:rsidRPr="00000000">
        <w:rPr>
          <w:rtl w:val="0"/>
        </w:rPr>
        <w:t xml:space="preserve"> </w:t>
      </w:r>
    </w:p>
    <w:p w:rsidR="00000000" w:rsidDel="00000000" w:rsidP="00000000" w:rsidRDefault="00000000" w:rsidRPr="00000000" w14:paraId="0000009B">
      <w:pPr>
        <w:spacing w:after="80" w:before="240" w:line="305.4545454545455" w:lineRule="auto"/>
        <w:jc w:val="both"/>
        <w:rPr/>
      </w:pPr>
      <w:r w:rsidDel="00000000" w:rsidR="00000000" w:rsidRPr="00000000">
        <w:rPr>
          <w:b w:val="1"/>
          <w:bCs w:val="1"/>
          <w:rtl w:val="0"/>
        </w:rPr>
        <w:t xml:space="preserve">Table 2B.</w:t>
      </w:r>
      <w:r w:rsidDel="00000000" w:rsidR="00000000" w:rsidRPr="00000000">
        <w:rPr>
          <w:rtl w:val="0"/>
        </w:rPr>
        <w:t xml:space="preserve"> Urgent–elective overlap in the same room.</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510" w:hRule="atLeast"/>
          <w:tblHeader w:val="0"/>
        </w:trPr>
        <w:tc>
          <w:tcPr>
            <w:tcBorders>
              <w:top w:color="4f81bd" w:space="0" w:sz="5" w:val="single"/>
              <w:left w:color="4f81bd" w:space="0" w:sz="5" w:val="single"/>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9C">
            <w:pPr>
              <w:jc w:val="both"/>
              <w:rPr>
                <w:b w:val="1"/>
                <w:bCs w:val="1"/>
                <w:color w:val="ffffff"/>
                <w:sz w:val="20"/>
                <w:szCs w:val="20"/>
              </w:rPr>
            </w:pPr>
            <w:r w:rsidDel="00000000" w:rsidR="00000000" w:rsidRPr="00000000">
              <w:rPr>
                <w:b w:val="1"/>
                <w:bCs w:val="1"/>
                <w:color w:val="ffffff"/>
                <w:sz w:val="20"/>
                <w:szCs w:val="20"/>
                <w:rtl w:val="0"/>
              </w:rPr>
              <w:t xml:space="preserve">Metric</w:t>
            </w:r>
          </w:p>
        </w:tc>
        <w:tc>
          <w:tcPr>
            <w:tcBorders>
              <w:top w:color="4f81bd" w:space="0" w:sz="5" w:val="single"/>
              <w:left w:color="000000" w:space="0" w:sz="0" w:val="nil"/>
              <w:bottom w:color="4f81bd" w:space="0" w:sz="14" w:val="single"/>
              <w:right w:color="4f81bd" w:space="0" w:sz="5" w:val="single"/>
            </w:tcBorders>
            <w:shd w:fill="2171b5" w:val="clear"/>
            <w:tcMar>
              <w:top w:w="0.0" w:type="dxa"/>
              <w:left w:w="100.0" w:type="dxa"/>
              <w:bottom w:w="0.0" w:type="dxa"/>
              <w:right w:w="100.0" w:type="dxa"/>
            </w:tcMar>
            <w:vAlign w:val="top"/>
          </w:tcPr>
          <w:p w:rsidR="00000000" w:rsidDel="00000000" w:rsidP="00000000" w:rsidRDefault="00000000" w:rsidRPr="00000000" w14:paraId="0000009D">
            <w:pPr>
              <w:jc w:val="both"/>
              <w:rPr>
                <w:b w:val="1"/>
                <w:bCs w:val="1"/>
                <w:color w:val="ffffff"/>
                <w:sz w:val="20"/>
                <w:szCs w:val="20"/>
              </w:rPr>
            </w:pPr>
            <w:r w:rsidDel="00000000" w:rsidR="00000000" w:rsidRPr="00000000">
              <w:rPr>
                <w:b w:val="1"/>
                <w:bCs w:val="1"/>
                <w:color w:val="ffffff"/>
                <w:sz w:val="20"/>
                <w:szCs w:val="20"/>
                <w:rtl w:val="0"/>
              </w:rPr>
              <w:t xml:space="preserve">Value</w:t>
            </w:r>
          </w:p>
        </w:tc>
      </w:tr>
      <w:tr>
        <w:trPr>
          <w:cantSplit w:val="0"/>
          <w:trHeight w:val="510"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9E">
            <w:pPr>
              <w:jc w:val="both"/>
              <w:rPr>
                <w:sz w:val="20"/>
                <w:szCs w:val="20"/>
              </w:rPr>
            </w:pPr>
            <w:r w:rsidDel="00000000" w:rsidR="00000000" w:rsidRPr="00000000">
              <w:rPr>
                <w:sz w:val="20"/>
                <w:szCs w:val="20"/>
                <w:rtl w:val="0"/>
              </w:rPr>
              <w:t xml:space="preserve">Days with at least one urgent–elective overlap</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9F">
            <w:pPr>
              <w:jc w:val="both"/>
              <w:rPr>
                <w:sz w:val="20"/>
                <w:szCs w:val="20"/>
              </w:rPr>
            </w:pPr>
            <w:r w:rsidDel="00000000" w:rsidR="00000000" w:rsidRPr="00000000">
              <w:rPr>
                <w:sz w:val="20"/>
                <w:szCs w:val="20"/>
                <w:rtl w:val="0"/>
              </w:rPr>
              <w:t xml:space="preserve">858 of 1,247 (68.8%)</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A0">
            <w:pPr>
              <w:jc w:val="both"/>
              <w:rPr>
                <w:sz w:val="20"/>
                <w:szCs w:val="20"/>
              </w:rPr>
            </w:pPr>
            <w:r w:rsidDel="00000000" w:rsidR="00000000" w:rsidRPr="00000000">
              <w:rPr>
                <w:sz w:val="20"/>
                <w:szCs w:val="20"/>
                <w:rtl w:val="0"/>
              </w:rPr>
              <w:t xml:space="preserve">Highest-burden room (OR11)</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A1">
            <w:pPr>
              <w:jc w:val="both"/>
              <w:rPr>
                <w:sz w:val="20"/>
                <w:szCs w:val="20"/>
              </w:rPr>
            </w:pPr>
            <w:r w:rsidDel="00000000" w:rsidR="00000000" w:rsidRPr="00000000">
              <w:rPr>
                <w:sz w:val="20"/>
                <w:szCs w:val="20"/>
                <w:rtl w:val="0"/>
              </w:rPr>
              <w:t xml:space="preserve">475 events; 15.2% of OR11 elective cases</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A2">
            <w:pPr>
              <w:jc w:val="both"/>
              <w:rPr>
                <w:sz w:val="20"/>
                <w:szCs w:val="20"/>
              </w:rPr>
            </w:pPr>
            <w:r w:rsidDel="00000000" w:rsidR="00000000" w:rsidRPr="00000000">
              <w:rPr>
                <w:sz w:val="20"/>
                <w:szCs w:val="20"/>
                <w:rtl w:val="0"/>
              </w:rPr>
              <w:t xml:space="preserve">Median start delay at OR11 (no overlap)</w:t>
            </w:r>
          </w:p>
        </w:tc>
        <w:tc>
          <w:tcPr>
            <w:tcBorders>
              <w:top w:color="000000" w:space="0" w:sz="0" w:val="nil"/>
              <w:left w:color="000000" w:space="0" w:sz="0" w:val="nil"/>
              <w:bottom w:color="4f81bd" w:space="0" w:sz="5" w:val="single"/>
              <w:right w:color="4f81bd" w:space="0" w:sz="5" w:val="single"/>
            </w:tcBorders>
            <w:shd w:fill="d3dfee" w:val="clear"/>
            <w:tcMar>
              <w:top w:w="0.0" w:type="dxa"/>
              <w:left w:w="100.0" w:type="dxa"/>
              <w:bottom w:w="0.0" w:type="dxa"/>
              <w:right w:w="100.0" w:type="dxa"/>
            </w:tcMar>
            <w:vAlign w:val="top"/>
          </w:tcPr>
          <w:p w:rsidR="00000000" w:rsidDel="00000000" w:rsidP="00000000" w:rsidRDefault="00000000" w:rsidRPr="00000000" w14:paraId="000000A3">
            <w:pPr>
              <w:jc w:val="both"/>
              <w:rPr>
                <w:sz w:val="20"/>
                <w:szCs w:val="20"/>
              </w:rPr>
            </w:pPr>
            <w:r w:rsidDel="00000000" w:rsidR="00000000" w:rsidRPr="00000000">
              <w:rPr>
                <w:sz w:val="20"/>
                <w:szCs w:val="20"/>
                <w:rtl w:val="0"/>
              </w:rPr>
              <w:t xml:space="preserve">28 min</w:t>
            </w:r>
          </w:p>
        </w:tc>
      </w:tr>
      <w:tr>
        <w:trPr>
          <w:cantSplit w:val="0"/>
          <w:trHeight w:val="495" w:hRule="atLeast"/>
          <w:tblHeader w:val="0"/>
        </w:trPr>
        <w:tc>
          <w:tcPr>
            <w:tcBorders>
              <w:top w:color="000000" w:space="0" w:sz="0" w:val="nil"/>
              <w:left w:color="4f81bd" w:space="0" w:sz="5" w:val="single"/>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A4">
            <w:pPr>
              <w:jc w:val="both"/>
              <w:rPr>
                <w:sz w:val="20"/>
                <w:szCs w:val="20"/>
              </w:rPr>
            </w:pPr>
            <w:r w:rsidDel="00000000" w:rsidR="00000000" w:rsidRPr="00000000">
              <w:rPr>
                <w:sz w:val="20"/>
                <w:szCs w:val="20"/>
                <w:rtl w:val="0"/>
              </w:rPr>
              <w:t xml:space="preserve">Median start delay at OR11 (overlap)</w:t>
            </w:r>
          </w:p>
        </w:tc>
        <w:tc>
          <w:tcPr>
            <w:tcBorders>
              <w:top w:color="000000" w:space="0" w:sz="0" w:val="nil"/>
              <w:left w:color="000000" w:space="0" w:sz="0" w:val="nil"/>
              <w:bottom w:color="4f81bd" w:space="0" w:sz="5" w:val="single"/>
              <w:right w:color="4f81bd" w:space="0" w:sz="5" w:val="single"/>
            </w:tcBorders>
            <w:tcMar>
              <w:top w:w="0.0" w:type="dxa"/>
              <w:left w:w="100.0" w:type="dxa"/>
              <w:bottom w:w="0.0" w:type="dxa"/>
              <w:right w:w="100.0" w:type="dxa"/>
            </w:tcMar>
            <w:vAlign w:val="top"/>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60 min</w:t>
            </w:r>
          </w:p>
        </w:tc>
      </w:tr>
    </w:tbl>
    <w:p w:rsidR="00000000" w:rsidDel="00000000" w:rsidP="00000000" w:rsidRDefault="00000000" w:rsidRPr="00000000" w14:paraId="000000A6">
      <w:pPr>
        <w:spacing w:after="120" w:line="305.4545454545455" w:lineRule="auto"/>
        <w:jc w:val="both"/>
        <w:rPr/>
      </w:pPr>
      <w:r w:rsidDel="00000000" w:rsidR="00000000" w:rsidRPr="00000000">
        <w:rPr>
          <w:rtl w:val="0"/>
        </w:rPr>
        <w:t xml:space="preserve"> </w:t>
      </w:r>
    </w:p>
    <w:p w:rsidR="00000000" w:rsidDel="00000000" w:rsidP="00000000" w:rsidRDefault="00000000" w:rsidRPr="00000000" w14:paraId="000000A7">
      <w:pPr>
        <w:spacing w:after="120" w:lineRule="auto"/>
        <w:jc w:val="both"/>
        <w:rPr>
          <w:vertAlign w:val="superscript"/>
        </w:rPr>
      </w:pPr>
      <w:commentRangeStart w:id="42"/>
      <w:commentRangeStart w:id="43"/>
      <w:commentRangeStart w:id="44"/>
      <w:r w:rsidDel="00000000" w:rsidR="00000000" w:rsidRPr="00000000">
        <w:rPr>
          <w:i w:val="1"/>
          <w:iCs w:val="1"/>
          <w:rtl w:val="0"/>
        </w:rPr>
        <w:t xml:space="preserve">Factors not associated with overtime</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r w:rsidDel="00000000" w:rsidR="00000000" w:rsidRPr="00000000">
        <w:rPr>
          <w:i w:val="1"/>
          <w:iCs w:val="1"/>
          <w:rtl w:val="0"/>
        </w:rPr>
        <w:t xml:space="preserve">.</w:t>
      </w:r>
      <w:r w:rsidDel="00000000" w:rsidR="00000000" w:rsidRPr="00000000">
        <w:rPr>
          <w:rtl w:val="0"/>
        </w:rPr>
        <w:t xml:space="preserve"> </w:t>
      </w:r>
      <w:commentRangeStart w:id="45"/>
      <w:commentRangeStart w:id="46"/>
      <w:r w:rsidDel="00000000" w:rsidR="00000000" w:rsidRPr="00000000">
        <w:rPr>
          <w:rtl w:val="0"/>
        </w:rPr>
        <w:t xml:space="preserve">Inter-case idle time had a median of 8 minutes and a mean of 9.9 minutes, with a 95th percentile of 25 minutes; turnover was not the bottleneck.</w:t>
      </w:r>
      <w:r w:rsidDel="00000000" w:rsidR="00000000" w:rsidRPr="00000000">
        <w:rPr>
          <w:vertAlign w:val="superscript"/>
          <w:rtl w:val="0"/>
        </w:rPr>
        <w:t xml:space="preserve">22</w:t>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0A8">
      <w:pPr>
        <w:spacing w:after="120" w:lineRule="auto"/>
        <w:jc w:val="both"/>
        <w:rPr>
          <w:vertAlign w:val="superscript"/>
        </w:rPr>
      </w:pPr>
      <w:commentRangeStart w:id="47"/>
      <w:r w:rsidDel="00000000" w:rsidR="00000000" w:rsidRPr="00000000">
        <w:rPr>
          <w:rtl w:val="0"/>
        </w:rPr>
        <w:t xml:space="preserve">First-case punctuality</w:t>
      </w:r>
      <w:commentRangeEnd w:id="47"/>
      <w:r w:rsidDel="00000000" w:rsidR="00000000" w:rsidRPr="00000000">
        <w:commentReference w:id="47"/>
      </w:r>
      <w:r w:rsidDel="00000000" w:rsidR="00000000" w:rsidRPr="00000000">
        <w:rPr>
          <w:rtl w:val="0"/>
        </w:rPr>
        <w:t xml:space="preserve"> showed no consistent association with room-level overtime. OR10 had the lowest late-start rate (</w:t>
      </w:r>
      <w:commentRangeStart w:id="48"/>
      <w:r w:rsidDel="00000000" w:rsidR="00000000" w:rsidRPr="00000000">
        <w:rPr>
          <w:rtl w:val="0"/>
        </w:rPr>
        <w:t xml:space="preserve">46.1% of first cases were late</w:t>
      </w:r>
      <w:commentRangeEnd w:id="48"/>
      <w:r w:rsidDel="00000000" w:rsidR="00000000" w:rsidRPr="00000000">
        <w:commentReference w:id="48"/>
      </w:r>
      <w:r w:rsidDel="00000000" w:rsidR="00000000" w:rsidRPr="00000000">
        <w:rPr>
          <w:rtl w:val="0"/>
        </w:rPr>
        <w:t xml:space="preserve">) yet the highest overtime rate (32.9% of cases were past the shift boundary). OR14 had a substantially higher late-start rate (78.7%) yet the lowest overtime (3.5%), and OR11 had the highest late-start rate (82.4%) with mid-pack overtime (11.7%). This is consistent with Pandit et al., who reported R-squared values of 0.04 to 0.08 between start and finish times across more than 7,000 operating room lists.</w:t>
      </w:r>
      <w:r w:rsidDel="00000000" w:rsidR="00000000" w:rsidRPr="00000000">
        <w:rPr>
          <w:vertAlign w:val="superscript"/>
          <w:rtl w:val="0"/>
        </w:rPr>
        <w:t xml:space="preserve">23</w:t>
      </w:r>
    </w:p>
    <w:p w:rsidR="00000000" w:rsidDel="00000000" w:rsidP="00000000" w:rsidRDefault="00000000" w:rsidRPr="00000000" w14:paraId="000000A9">
      <w:pPr>
        <w:spacing w:after="120" w:before="360" w:lineRule="auto"/>
        <w:jc w:val="both"/>
        <w:rPr>
          <w:b w:val="1"/>
          <w:bCs w:val="1"/>
        </w:rPr>
      </w:pPr>
      <w:r w:rsidDel="00000000" w:rsidR="00000000" w:rsidRPr="00000000">
        <w:rPr>
          <w:b w:val="1"/>
          <w:bCs w:val="1"/>
          <w:rtl w:val="0"/>
        </w:rPr>
        <w:t xml:space="preserve">DISCUSSION</w:t>
      </w:r>
    </w:p>
    <w:p w:rsidR="00000000" w:rsidDel="00000000" w:rsidP="00000000" w:rsidRDefault="00000000" w:rsidRPr="00000000" w14:paraId="000000AA">
      <w:pPr>
        <w:spacing w:after="120" w:lineRule="auto"/>
        <w:jc w:val="both"/>
        <w:rPr/>
      </w:pPr>
      <w:r w:rsidDel="00000000" w:rsidR="00000000" w:rsidRPr="00000000">
        <w:rPr>
          <w:rtl w:val="0"/>
        </w:rPr>
        <w:t xml:space="preserve">In this single-center analysis of 79,352 cases, overtime was not a diffuse hospital-wide phenomenon. The aggregate rate (9.7%) hid a near ten-fold spread across rooms (3.5 to 32.9%). The factors most visibly associated with the room-level pattern were case-mix complexity and routine urgent-elective overlap; </w:t>
      </w:r>
      <w:commentRangeStart w:id="49"/>
      <w:commentRangeStart w:id="50"/>
      <w:r w:rsidDel="00000000" w:rsidR="00000000" w:rsidRPr="00000000">
        <w:rPr>
          <w:rtl w:val="0"/>
        </w:rPr>
        <w:t xml:space="preserve">first-case punctuality and inter-case idle time were not.</w:t>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0AB">
      <w:pPr>
        <w:spacing w:after="120" w:before="240" w:lineRule="auto"/>
        <w:jc w:val="both"/>
        <w:rPr>
          <w:b w:val="1"/>
          <w:bCs w:val="1"/>
        </w:rPr>
      </w:pPr>
      <w:r w:rsidDel="00000000" w:rsidR="00000000" w:rsidRPr="00000000">
        <w:rPr>
          <w:b w:val="1"/>
          <w:bCs w:val="1"/>
          <w:rtl w:val="0"/>
        </w:rPr>
        <w:t xml:space="preserve">Concentration, not prevalence</w:t>
      </w:r>
    </w:p>
    <w:p w:rsidR="00000000" w:rsidDel="00000000" w:rsidP="00000000" w:rsidRDefault="00000000" w:rsidRPr="00000000" w14:paraId="000000AC">
      <w:pPr>
        <w:spacing w:after="120" w:lineRule="auto"/>
        <w:jc w:val="both"/>
        <w:rPr>
          <w:vertAlign w:val="superscript"/>
        </w:rPr>
      </w:pPr>
      <w:r w:rsidDel="00000000" w:rsidR="00000000" w:rsidRPr="00000000">
        <w:rPr>
          <w:rtl w:val="0"/>
        </w:rPr>
        <w:t xml:space="preserve">A 9.7% hospital-wide overtime rate is unremarkable on its own. </w:t>
      </w:r>
      <w:commentRangeStart w:id="51"/>
      <w:r w:rsidDel="00000000" w:rsidR="00000000" w:rsidRPr="00000000">
        <w:rPr>
          <w:rtl w:val="0"/>
        </w:rPr>
        <w:t xml:space="preserve">The distribution, however, is uneven</w:t>
      </w:r>
      <w:commentRangeEnd w:id="51"/>
      <w:r w:rsidDel="00000000" w:rsidR="00000000" w:rsidRPr="00000000">
        <w:commentReference w:id="51"/>
      </w:r>
      <w:r w:rsidDel="00000000" w:rsidR="00000000" w:rsidRPr="00000000">
        <w:rPr>
          <w:rtl w:val="0"/>
        </w:rPr>
        <w:t xml:space="preserve">: OR10 ran overtime in roughly one of every three cases, while OR14 ran 3.5%. Hospital-wide targets such as "reduce overtime by 10%" will not reach the problem unless decomposed by room. Zhang, Dunstan and Pandit made the same point: aggregate metrics hide room-level operational reality.</w:t>
      </w:r>
      <w:r w:rsidDel="00000000" w:rsidR="00000000" w:rsidRPr="00000000">
        <w:rPr>
          <w:vertAlign w:val="superscript"/>
          <w:rtl w:val="0"/>
        </w:rPr>
        <w:t xml:space="preserve">16</w:t>
      </w:r>
      <w:r w:rsidDel="00000000" w:rsidR="00000000" w:rsidRPr="00000000">
        <w:rPr>
          <w:rtl w:val="0"/>
        </w:rPr>
        <w:t xml:space="preserve"> Valid room-level metrics are a prerequisite for quality improvement.</w:t>
      </w:r>
      <w:r w:rsidDel="00000000" w:rsidR="00000000" w:rsidRPr="00000000">
        <w:rPr>
          <w:vertAlign w:val="superscript"/>
          <w:rtl w:val="0"/>
        </w:rPr>
        <w:t xml:space="preserve">24</w:t>
      </w:r>
    </w:p>
    <w:p w:rsidR="00000000" w:rsidDel="00000000" w:rsidP="00000000" w:rsidRDefault="00000000" w:rsidRPr="00000000" w14:paraId="000000AD">
      <w:pPr>
        <w:spacing w:after="120" w:before="240" w:lineRule="auto"/>
        <w:jc w:val="both"/>
        <w:rPr>
          <w:b w:val="1"/>
          <w:bCs w:val="1"/>
        </w:rPr>
      </w:pPr>
      <w:r w:rsidDel="00000000" w:rsidR="00000000" w:rsidRPr="00000000">
        <w:rPr>
          <w:b w:val="1"/>
          <w:bCs w:val="1"/>
          <w:rtl w:val="0"/>
        </w:rPr>
        <w:t xml:space="preserve">Factors associated with overtime</w:t>
      </w:r>
    </w:p>
    <w:p w:rsidR="00000000" w:rsidDel="00000000" w:rsidP="00000000" w:rsidRDefault="00000000" w:rsidRPr="00000000" w14:paraId="000000AE">
      <w:pPr>
        <w:spacing w:after="120" w:lineRule="auto"/>
        <w:jc w:val="both"/>
        <w:rPr/>
      </w:pPr>
      <w:r w:rsidDel="00000000" w:rsidR="00000000" w:rsidRPr="00000000">
        <w:rPr>
          <w:rtl w:val="0"/>
        </w:rPr>
        <w:t xml:space="preserve">The procedures with the </w:t>
      </w:r>
      <w:commentRangeStart w:id="52"/>
      <w:r w:rsidDel="00000000" w:rsidR="00000000" w:rsidRPr="00000000">
        <w:rPr>
          <w:rtl w:val="0"/>
        </w:rPr>
        <w:t xml:space="preserve">largest planning deviations</w:t>
      </w:r>
      <w:commentRangeEnd w:id="52"/>
      <w:r w:rsidDel="00000000" w:rsidR="00000000" w:rsidRPr="00000000">
        <w:commentReference w:id="52"/>
      </w:r>
      <w:r w:rsidDel="00000000" w:rsidR="00000000" w:rsidRPr="00000000">
        <w:rPr>
          <w:rtl w:val="0"/>
        </w:rPr>
        <w:t xml:space="preserve"> (complex cardiac and oncology cases) clustered in the rooms with the highest overtime. This concentration suggests that case-mix complexity, rather than scheduling inefficiency alone, accounts for much of the room-level variation. Wachtel and Dexter described, in a large operational dataset, how </w:t>
      </w:r>
      <w:commentRangeStart w:id="53"/>
      <w:r w:rsidDel="00000000" w:rsidR="00000000" w:rsidRPr="00000000">
        <w:rPr>
          <w:rtl w:val="0"/>
        </w:rPr>
        <w:t xml:space="preserve">tardiness </w:t>
      </w:r>
      <w:commentRangeEnd w:id="53"/>
      <w:r w:rsidDel="00000000" w:rsidR="00000000" w:rsidRPr="00000000">
        <w:commentReference w:id="53"/>
      </w:r>
      <w:r w:rsidDel="00000000" w:rsidR="00000000" w:rsidRPr="00000000">
        <w:rPr>
          <w:rtl w:val="0"/>
        </w:rPr>
        <w:t xml:space="preserve">grows as duration uncertainty accumulates through the day,</w:t>
      </w:r>
      <w:r w:rsidDel="00000000" w:rsidR="00000000" w:rsidRPr="00000000">
        <w:rPr>
          <w:vertAlign w:val="superscript"/>
          <w:rtl w:val="0"/>
        </w:rPr>
        <w:t xml:space="preserve">26</w:t>
      </w:r>
      <w:r w:rsidDel="00000000" w:rsidR="00000000" w:rsidRPr="00000000">
        <w:rPr>
          <w:rtl w:val="0"/>
        </w:rPr>
        <w:t xml:space="preserve"> and Fugener et al. documented systematic biases in surgeons' duration estimates that compound across a list.</w:t>
      </w:r>
      <w:r w:rsidDel="00000000" w:rsidR="00000000" w:rsidRPr="00000000">
        <w:rPr>
          <w:vertAlign w:val="superscript"/>
          <w:rtl w:val="0"/>
        </w:rPr>
        <w:t xml:space="preserve">27</w:t>
      </w:r>
      <w:r w:rsidDel="00000000" w:rsidR="00000000" w:rsidRPr="00000000">
        <w:rPr>
          <w:rtl w:val="0"/>
        </w:rPr>
        <w:t xml:space="preserve"> Both observations are consistent with the room-level pattern we describe, although our data cannot test the cumulative-delay account directly.</w:t>
      </w:r>
    </w:p>
    <w:p w:rsidR="00000000" w:rsidDel="00000000" w:rsidP="00000000" w:rsidRDefault="00000000" w:rsidRPr="00000000" w14:paraId="000000AF">
      <w:pPr>
        <w:spacing w:after="120" w:lineRule="auto"/>
        <w:jc w:val="both"/>
        <w:rPr>
          <w:ins w:author="Maxim RIEBUS" w:id="16" w:date="2026-06-05T11:18:07Z"/>
          <w:rPrChange w:author="Maxim RIEBUS" w:id="17" w:date="2026-06-05T11:18:07Z">
            <w:rPr/>
          </w:rPrChange>
        </w:rPr>
      </w:pPr>
      <w:ins w:author="Maxim RIEBUS" w:id="16" w:date="2026-06-05T11:18:07Z">
        <w:r w:rsidDel="00000000" w:rsidR="00000000" w:rsidRPr="00000000">
          <w:rPr>
            <w:rtl w:val="0"/>
            <w:rPrChange w:author="Maxim RIEBUS" w:id="17" w:date="2026-06-05T11:18:07Z">
              <w:rPr/>
            </w:rPrChange>
          </w:rPr>
          <w:t xml:space="preserve">Urgent-elective overlap occurred on more than two-thirds of observation days and was associated with a median difference of approximately 30 minutes in elective start times.</w:t>
        </w:r>
      </w:ins>
    </w:p>
    <w:p w:rsidR="00000000" w:rsidDel="00000000" w:rsidP="00000000" w:rsidRDefault="00000000" w:rsidRPr="00000000" w14:paraId="000000B0">
      <w:pPr>
        <w:spacing w:after="120" w:lineRule="auto"/>
        <w:jc w:val="both"/>
        <w:rPr>
          <w:ins w:author="Maxim RIEBUS" w:id="16" w:date="2026-06-05T11:18:07Z"/>
        </w:rPr>
      </w:pPr>
      <w:ins w:author="Maxim RIEBUS" w:id="16" w:date="2026-06-05T11:18:07Z">
        <w:r w:rsidDel="00000000" w:rsidR="00000000" w:rsidRPr="00000000">
          <w:rPr>
            <w:rtl w:val="0"/>
          </w:rPr>
        </w:r>
      </w:ins>
    </w:p>
    <w:p w:rsidR="00000000" w:rsidDel="00000000" w:rsidP="00000000" w:rsidRDefault="00000000" w:rsidRPr="00000000" w14:paraId="000000B1">
      <w:pPr>
        <w:spacing w:after="120" w:lineRule="auto"/>
        <w:jc w:val="both"/>
        <w:rPr/>
      </w:pPr>
      <w:del w:author="Maxim RIEBUS" w:id="16" w:date="2026-06-05T11:18:07Z">
        <w:r w:rsidDel="00000000" w:rsidR="00000000" w:rsidRPr="00000000">
          <w:rPr>
            <w:rtl w:val="0"/>
          </w:rPr>
          <w:delText xml:space="preserve">Urgent-elective overlap occurred on more than two-thirds of observation days, adding roughly 30 minutes to elective start times</w:delText>
        </w:r>
      </w:del>
      <w:r w:rsidDel="00000000" w:rsidR="00000000" w:rsidRPr="00000000">
        <w:rPr>
          <w:rtl w:val="0"/>
        </w:rPr>
        <w:t xml:space="preserve">. This makes urgent arrivals a routine scheduling factor rather than an exception. Protecting the elective program from this disruption, through </w:t>
      </w:r>
      <w:commentRangeStart w:id="54"/>
      <w:r w:rsidDel="00000000" w:rsidR="00000000" w:rsidRPr="00000000">
        <w:rPr>
          <w:rtl w:val="0"/>
        </w:rPr>
        <w:t xml:space="preserve">dedicated urgent rooms</w:t>
      </w:r>
      <w:commentRangeEnd w:id="54"/>
      <w:r w:rsidDel="00000000" w:rsidR="00000000" w:rsidRPr="00000000">
        <w:commentReference w:id="54"/>
      </w:r>
      <w:r w:rsidDel="00000000" w:rsidR="00000000" w:rsidRPr="00000000">
        <w:rPr>
          <w:rtl w:val="0"/>
        </w:rPr>
        <w:t xml:space="preserve"> or scheduling buffers, may be more effective than reactive rescheduling.</w:t>
      </w:r>
    </w:p>
    <w:p w:rsidR="00000000" w:rsidDel="00000000" w:rsidP="00000000" w:rsidRDefault="00000000" w:rsidRPr="00000000" w14:paraId="000000B2">
      <w:pPr>
        <w:spacing w:after="120" w:lineRule="auto"/>
        <w:jc w:val="both"/>
        <w:rPr/>
      </w:pPr>
      <w:r w:rsidDel="00000000" w:rsidR="00000000" w:rsidRPr="00000000">
        <w:rPr>
          <w:rtl w:val="0"/>
        </w:rPr>
        <w:t xml:space="preserve">A common assumption is that first-case-on-time-start (FCOTS) drives end-of-day performance, with each minute of tardiness carrying a marginal cost.</w:t>
      </w:r>
      <w:r w:rsidDel="00000000" w:rsidR="00000000" w:rsidRPr="00000000">
        <w:rPr>
          <w:vertAlign w:val="superscript"/>
          <w:rtl w:val="0"/>
        </w:rPr>
        <w:t xml:space="preserve">25</w:t>
      </w:r>
      <w:r w:rsidDel="00000000" w:rsidR="00000000" w:rsidRPr="00000000">
        <w:rPr>
          <w:rtl w:val="0"/>
        </w:rPr>
        <w:t xml:space="preserve"> </w:t>
      </w:r>
      <w:commentRangeStart w:id="55"/>
      <w:commentRangeStart w:id="56"/>
      <w:r w:rsidDel="00000000" w:rsidR="00000000" w:rsidRPr="00000000">
        <w:rPr>
          <w:rtl w:val="0"/>
        </w:rPr>
        <w:t xml:space="preserve">At the room level, our data do not show that relationship: the room with the lowest late-start rate (OR10, 46.1%) had the highest overtime (32.9%), while a room with one of the highest late-start rates (OR14, 78.7%) had the lowest overtime (3.5%).</w:t>
      </w:r>
      <w:commentRangeEnd w:id="55"/>
      <w:r w:rsidDel="00000000" w:rsidR="00000000" w:rsidRPr="00000000">
        <w:commentReference w:id="55"/>
      </w:r>
      <w:commentRangeEnd w:id="56"/>
      <w:r w:rsidDel="00000000" w:rsidR="00000000" w:rsidRPr="00000000">
        <w:commentReference w:id="56"/>
      </w:r>
      <w:r w:rsidDel="00000000" w:rsidR="00000000" w:rsidRPr="00000000">
        <w:rPr>
          <w:rtl w:val="0"/>
        </w:rPr>
        <w:t xml:space="preserve"> Pandit et al. reported a similar disconnect across more than 7,000 operating room lists.</w:t>
      </w:r>
      <w:r w:rsidDel="00000000" w:rsidR="00000000" w:rsidRPr="00000000">
        <w:rPr>
          <w:vertAlign w:val="superscript"/>
          <w:rtl w:val="0"/>
        </w:rPr>
        <w:t xml:space="preserve">23</w:t>
      </w:r>
      <w:r w:rsidDel="00000000" w:rsidR="00000000" w:rsidRPr="00000000">
        <w:rPr>
          <w:rtl w:val="0"/>
        </w:rPr>
        <w:t xml:space="preserve"> We do not conclude that FCOTS is unimportant; it remains a reasonable discipline marker. In this dataset, however, it does not predict where overtime accumulates.</w:t>
      </w:r>
    </w:p>
    <w:p w:rsidR="00000000" w:rsidDel="00000000" w:rsidP="00000000" w:rsidRDefault="00000000" w:rsidRPr="00000000" w14:paraId="000000B3">
      <w:pPr>
        <w:spacing w:after="120" w:before="240" w:lineRule="auto"/>
        <w:jc w:val="both"/>
        <w:rPr>
          <w:b w:val="1"/>
          <w:bCs w:val="1"/>
        </w:rPr>
      </w:pPr>
      <w:r w:rsidDel="00000000" w:rsidR="00000000" w:rsidRPr="00000000">
        <w:rPr>
          <w:b w:val="1"/>
          <w:bCs w:val="1"/>
          <w:rtl w:val="0"/>
        </w:rPr>
        <w:t xml:space="preserve">Implications</w:t>
      </w:r>
    </w:p>
    <w:p w:rsidR="00000000" w:rsidDel="00000000" w:rsidP="00000000" w:rsidRDefault="00000000" w:rsidRPr="00000000" w14:paraId="000000B4">
      <w:pPr>
        <w:spacing w:after="120" w:lineRule="auto"/>
        <w:jc w:val="both"/>
        <w:rPr/>
      </w:pPr>
      <w:commentRangeStart w:id="57"/>
      <w:commentRangeStart w:id="58"/>
      <w:r w:rsidDel="00000000" w:rsidR="00000000" w:rsidRPr="00000000">
        <w:rPr>
          <w:i w:val="1"/>
          <w:iCs w:val="1"/>
          <w:rtl w:val="0"/>
        </w:rPr>
        <w:t xml:space="preserve">Operational implication.</w:t>
      </w:r>
      <w:r w:rsidDel="00000000" w:rsidR="00000000" w:rsidRPr="00000000">
        <w:rPr>
          <w:rtl w:val="0"/>
        </w:rPr>
        <w:t xml:space="preserve"> Room-level monitoring should take precedence over hospital-wide overtime targets, and scheduling should treat urgent-case flow as a routine planning input rather than an exception.</w:t>
      </w:r>
    </w:p>
    <w:p w:rsidR="00000000" w:rsidDel="00000000" w:rsidP="00000000" w:rsidRDefault="00000000" w:rsidRPr="00000000" w14:paraId="000000B5">
      <w:pPr>
        <w:spacing w:after="120" w:lineRule="auto"/>
        <w:jc w:val="both"/>
        <w:rPr/>
      </w:pPr>
      <w:r w:rsidDel="00000000" w:rsidR="00000000" w:rsidRPr="00000000">
        <w:rPr>
          <w:i w:val="1"/>
          <w:iCs w:val="1"/>
          <w:rtl w:val="0"/>
        </w:rPr>
        <w:t xml:space="preserve">Clinical implication.</w:t>
      </w:r>
      <w:r w:rsidDel="00000000" w:rsidR="00000000" w:rsidRPr="00000000">
        <w:rPr>
          <w:rtl w:val="0"/>
        </w:rPr>
        <w:t xml:space="preserve"> The overtime we document is the same exposure that other studies have linked to staff fatigue and to elevated after-hours mortality and complication risk (Introduction; references 2-13).</w:t>
      </w:r>
      <w:commentRangeEnd w:id="57"/>
      <w:r w:rsidDel="00000000" w:rsidR="00000000" w:rsidRPr="00000000">
        <w:commentReference w:id="57"/>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0B6">
      <w:pPr>
        <w:spacing w:after="120" w:before="240" w:lineRule="auto"/>
        <w:jc w:val="both"/>
        <w:rPr>
          <w:b w:val="1"/>
          <w:bCs w:val="1"/>
        </w:rPr>
      </w:pPr>
      <w:r w:rsidDel="00000000" w:rsidR="00000000" w:rsidRPr="00000000">
        <w:rPr>
          <w:b w:val="1"/>
          <w:bCs w:val="1"/>
          <w:rtl w:val="0"/>
        </w:rPr>
        <w:t xml:space="preserve">Limitations</w:t>
      </w:r>
    </w:p>
    <w:p w:rsidR="00000000" w:rsidDel="00000000" w:rsidP="00000000" w:rsidRDefault="00000000" w:rsidRPr="00000000" w14:paraId="000000B7">
      <w:pPr>
        <w:spacing w:after="120" w:lineRule="auto"/>
        <w:jc w:val="both"/>
        <w:rPr/>
      </w:pPr>
      <w:r w:rsidDel="00000000" w:rsidR="00000000" w:rsidRPr="00000000">
        <w:rPr>
          <w:rtl w:val="0"/>
        </w:rPr>
        <w:t xml:space="preserve">This study has several limitations. It is a single-site retrospective analysis, so it is unknown whether the concentration pattern holds across hospitals with different staffing models. </w:t>
      </w:r>
      <w:commentRangeStart w:id="59"/>
      <w:r w:rsidDel="00000000" w:rsidR="00000000" w:rsidRPr="00000000">
        <w:rPr>
          <w:rtl w:val="0"/>
        </w:rPr>
        <w:t xml:space="preserve">The administrative data provide only room-in and room-out times</w:t>
      </w:r>
      <w:commentRangeEnd w:id="59"/>
      <w:r w:rsidDel="00000000" w:rsidR="00000000" w:rsidRPr="00000000">
        <w:commentReference w:id="59"/>
      </w:r>
      <w:r w:rsidDel="00000000" w:rsidR="00000000" w:rsidRPr="00000000">
        <w:rPr>
          <w:rtl w:val="0"/>
        </w:rPr>
        <w:t xml:space="preserve">, so we cannot infer what happens inside the case. We do not measure patient or staff outcomes directly; the harm argument rests on published literature, not on complications or burnout scores from this cohort. </w:t>
      </w:r>
      <w:commentRangeStart w:id="60"/>
      <w:r w:rsidDel="00000000" w:rsidR="00000000" w:rsidRPr="00000000">
        <w:rPr>
          <w:rtl w:val="0"/>
        </w:rPr>
        <w:t xml:space="preserve">The urgency flag is set at booking, and we cannot distinguish truly emergent cases from semi-urgent or add-on elective cases.</w:t>
      </w:r>
      <w:commentRangeEnd w:id="60"/>
      <w:r w:rsidDel="00000000" w:rsidR="00000000" w:rsidRPr="00000000">
        <w:commentReference w:id="60"/>
      </w:r>
      <w:r w:rsidDel="00000000" w:rsidR="00000000" w:rsidRPr="00000000">
        <w:rPr>
          <w:rtl w:val="0"/>
        </w:rPr>
        <w:t xml:space="preserve"> OR10 handles complex cardiac surgery, and its high overtime may partly reflect irreducible procedural duration rather than schedulable inefficiency; we describe this but cannot adjust for it without procedure-level risk scores. The link between after-hours surgery and patient harm rests on observational mortality studies whose effect sizes vary widely (adjusted odds ratios of 1.167 to 3.588) and whose estimates have been questioned on residual confounding grounds.</w:t>
      </w:r>
      <w:r w:rsidDel="00000000" w:rsidR="00000000" w:rsidRPr="00000000">
        <w:rPr>
          <w:vertAlign w:val="superscript"/>
          <w:rtl w:val="0"/>
        </w:rPr>
        <w:t xml:space="preserve">9</w:t>
      </w:r>
      <w:r w:rsidDel="00000000" w:rsidR="00000000" w:rsidRPr="00000000">
        <w:rPr>
          <w:rtl w:val="0"/>
        </w:rPr>
        <w:t xml:space="preserve"> Readers should weigh the after-hours mortality evidence with this uncertainty in mind.</w:t>
      </w:r>
    </w:p>
    <w:p w:rsidR="00000000" w:rsidDel="00000000" w:rsidP="00000000" w:rsidRDefault="00000000" w:rsidRPr="00000000" w14:paraId="000000B8">
      <w:pPr>
        <w:spacing w:after="120" w:before="360" w:lineRule="auto"/>
        <w:jc w:val="both"/>
        <w:rPr>
          <w:b w:val="1"/>
          <w:bCs w:val="1"/>
        </w:rPr>
      </w:pPr>
      <w:r w:rsidDel="00000000" w:rsidR="00000000" w:rsidRPr="00000000">
        <w:rPr>
          <w:b w:val="1"/>
          <w:bCs w:val="1"/>
          <w:rtl w:val="0"/>
        </w:rPr>
        <w:t xml:space="preserve">CONCLUSION</w:t>
      </w:r>
    </w:p>
    <w:p w:rsidR="00000000" w:rsidDel="00000000" w:rsidP="00000000" w:rsidRDefault="00000000" w:rsidRPr="00000000" w14:paraId="000000B9">
      <w:pPr>
        <w:spacing w:after="120" w:lineRule="auto"/>
        <w:jc w:val="both"/>
        <w:rPr/>
      </w:pPr>
      <w:r w:rsidDel="00000000" w:rsidR="00000000" w:rsidRPr="00000000">
        <w:rPr>
          <w:rtl w:val="0"/>
        </w:rPr>
        <w:t xml:space="preserve">Operating-room overtime at this tertiary hospital concentrated in a small number of rooms, </w:t>
      </w:r>
      <w:ins w:author="Maxim RIEBUS" w:id="18" w:date="2026-06-05T11:17:17Z">
        <w:r w:rsidDel="00000000" w:rsidR="00000000" w:rsidRPr="00000000">
          <w:rPr>
            <w:rtl w:val="0"/>
            <w:rPrChange w:author="Maxim RIEBUS" w:id="19" w:date="2026-06-05T11:17:17Z">
              <w:rPr/>
            </w:rPrChange>
          </w:rPr>
          <w:t xml:space="preserve">with case-mix complexity and unplanned urgent-case disruption of the elective programme as the most strongly associated factors</w:t>
        </w:r>
      </w:ins>
      <w:del w:author="Maxim RIEBUS" w:id="18" w:date="2026-06-05T11:17:17Z">
        <w:r w:rsidDel="00000000" w:rsidR="00000000" w:rsidRPr="00000000">
          <w:rPr>
            <w:rtl w:val="0"/>
            <w:rPrChange w:author="Maxim RIEBUS" w:id="19" w:date="2026-06-05T11:17:17Z">
              <w:rPr/>
            </w:rPrChange>
          </w:rPr>
          <w:delText xml:space="preserve">with case-mix complexity and urgent-elective overlap as the most visible associated factors</w:delText>
        </w:r>
      </w:del>
      <w:r w:rsidDel="00000000" w:rsidR="00000000" w:rsidRPr="00000000">
        <w:rPr>
          <w:rtl w:val="0"/>
        </w:rPr>
        <w:t xml:space="preserve">. </w:t>
      </w:r>
      <w:commentRangeStart w:id="61"/>
      <w:r w:rsidDel="00000000" w:rsidR="00000000" w:rsidRPr="00000000">
        <w:rPr>
          <w:rtl w:val="0"/>
        </w:rPr>
        <w:t xml:space="preserve">First-case punctuality and inter-case idle time were not associated with room-level overtime. </w:t>
      </w:r>
      <w:commentRangeEnd w:id="61"/>
      <w:r w:rsidDel="00000000" w:rsidR="00000000" w:rsidRPr="00000000">
        <w:commentReference w:id="61"/>
      </w:r>
      <w:r w:rsidDel="00000000" w:rsidR="00000000" w:rsidRPr="00000000">
        <w:rPr>
          <w:rtl w:val="0"/>
        </w:rPr>
        <w:t xml:space="preserve">The findings support room-level rather than hospital-level overtime monitoring and scheduling interventions that account for urgent-case flow.</w:t>
      </w:r>
    </w:p>
    <w:p w:rsidR="00000000" w:rsidDel="00000000" w:rsidP="00000000" w:rsidRDefault="00000000" w:rsidRPr="00000000" w14:paraId="000000BA">
      <w:pPr>
        <w:spacing w:after="120" w:before="360" w:lineRule="auto"/>
        <w:jc w:val="both"/>
        <w:rPr>
          <w:b w:val="1"/>
          <w:bCs w:val="1"/>
        </w:rPr>
      </w:pPr>
      <w:r w:rsidDel="00000000" w:rsidR="00000000" w:rsidRPr="00000000">
        <w:rPr>
          <w:b w:val="1"/>
          <w:bCs w:val="1"/>
          <w:rtl w:val="0"/>
        </w:rPr>
        <w:t xml:space="preserve">REFERENCES</w:t>
      </w:r>
    </w:p>
    <w:p w:rsidR="00000000" w:rsidDel="00000000" w:rsidP="00000000" w:rsidRDefault="00000000" w:rsidRPr="00000000" w14:paraId="000000BB">
      <w:pPr>
        <w:spacing w:after="40" w:lineRule="auto"/>
        <w:jc w:val="both"/>
        <w:rPr/>
      </w:pPr>
      <w:r w:rsidDel="00000000" w:rsidR="00000000" w:rsidRPr="00000000">
        <w:rPr>
          <w:rtl w:val="0"/>
        </w:rPr>
        <w:t xml:space="preserve">1. Wachtel RE, Dexter F. Review of behavioral operations experimental studies of newsvendor problems for operating room management. Anesth Analg 2010;110(6):1698-1710.</w:t>
      </w:r>
    </w:p>
    <w:p w:rsidR="00000000" w:rsidDel="00000000" w:rsidP="00000000" w:rsidRDefault="00000000" w:rsidRPr="00000000" w14:paraId="000000BC">
      <w:pPr>
        <w:spacing w:after="40" w:lineRule="auto"/>
        <w:jc w:val="both"/>
        <w:rPr/>
      </w:pPr>
      <w:r w:rsidDel="00000000" w:rsidR="00000000" w:rsidRPr="00000000">
        <w:rPr>
          <w:rtl w:val="0"/>
        </w:rPr>
        <w:t xml:space="preserve">2. Griffiths P, Dall’Ora C, Simon M, et al. Nurses’ shift length and overtime working in 12 European countries: the association with perceived quality of care and patient safety. Med Care 2014;52(11):975-81.</w:t>
      </w:r>
    </w:p>
    <w:p w:rsidR="00000000" w:rsidDel="00000000" w:rsidP="00000000" w:rsidRDefault="00000000" w:rsidRPr="00000000" w14:paraId="000000BD">
      <w:pPr>
        <w:spacing w:after="40" w:lineRule="auto"/>
        <w:jc w:val="both"/>
        <w:rPr/>
      </w:pPr>
      <w:r w:rsidDel="00000000" w:rsidR="00000000" w:rsidRPr="00000000">
        <w:rPr>
          <w:rtl w:val="0"/>
        </w:rPr>
        <w:t xml:space="preserve">3. Dall’Ora C, Griffiths P, Ball J, et al. Association of 12 h shifts and nurses’ job satisfaction, burnout and intention to leave: findings from a cross-sectional study of 12 European countries. BMJ Open 2015;5(9):e008331.</w:t>
      </w:r>
    </w:p>
    <w:p w:rsidR="00000000" w:rsidDel="00000000" w:rsidP="00000000" w:rsidRDefault="00000000" w:rsidRPr="00000000" w14:paraId="000000BE">
      <w:pPr>
        <w:spacing w:after="40" w:lineRule="auto"/>
        <w:jc w:val="both"/>
        <w:rPr/>
      </w:pPr>
      <w:r w:rsidDel="00000000" w:rsidR="00000000" w:rsidRPr="00000000">
        <w:rPr>
          <w:rtl w:val="0"/>
        </w:rPr>
        <w:t xml:space="preserve">4. Bae S-H. Nurse staffing, work hours, mandatory overtime, and turnover in acute care hospitals affect nurse job satisfaction, intent to leave, and burnout: a cross-sectional study. Int J Public Health 2024;69:1607068.</w:t>
      </w:r>
    </w:p>
    <w:p w:rsidR="00000000" w:rsidDel="00000000" w:rsidP="00000000" w:rsidRDefault="00000000" w:rsidRPr="00000000" w14:paraId="000000BF">
      <w:pPr>
        <w:spacing w:after="40" w:lineRule="auto"/>
        <w:jc w:val="both"/>
        <w:rPr/>
      </w:pPr>
      <w:r w:rsidDel="00000000" w:rsidR="00000000" w:rsidRPr="00000000">
        <w:rPr>
          <w:rtl w:val="0"/>
        </w:rPr>
        <w:t xml:space="preserve">5. Dall’Ora C, Ball J, Recio-Saucedo A, Griffiths P. Characteristics of shift work and their impact on employee performance and wellbeing: a literature review. Int J Nurs Stud 2016;57:12-27.</w:t>
      </w:r>
    </w:p>
    <w:p w:rsidR="00000000" w:rsidDel="00000000" w:rsidP="00000000" w:rsidRDefault="00000000" w:rsidRPr="00000000" w14:paraId="000000C0">
      <w:pPr>
        <w:spacing w:after="40" w:lineRule="auto"/>
        <w:jc w:val="both"/>
        <w:rPr/>
      </w:pPr>
      <w:r w:rsidDel="00000000" w:rsidR="00000000" w:rsidRPr="00000000">
        <w:rPr>
          <w:rtl w:val="0"/>
        </w:rPr>
        <w:t xml:space="preserve">6. Dall’Ora C, Ball J, Reinius M, Griffiths P. Burnout in nursing: a theoretical review. Hum Resour Health 2020;18:41.</w:t>
      </w:r>
    </w:p>
    <w:p w:rsidR="00000000" w:rsidDel="00000000" w:rsidP="00000000" w:rsidRDefault="00000000" w:rsidRPr="00000000" w14:paraId="000000C1">
      <w:pPr>
        <w:spacing w:after="40" w:lineRule="auto"/>
        <w:jc w:val="both"/>
        <w:rPr/>
      </w:pPr>
      <w:r w:rsidDel="00000000" w:rsidR="00000000" w:rsidRPr="00000000">
        <w:rPr>
          <w:rtl w:val="0"/>
        </w:rPr>
        <w:t xml:space="preserve">7. Cortegiani A, Ippolito M, Misseri G, et al. Association between night/after-hours surgery and mortality: a systematic review and meta-analysis. Br J Anaesth 2020;124(5):623-37.</w:t>
      </w:r>
    </w:p>
    <w:p w:rsidR="00000000" w:rsidDel="00000000" w:rsidP="00000000" w:rsidRDefault="00000000" w:rsidRPr="00000000" w14:paraId="000000C2">
      <w:pPr>
        <w:spacing w:after="40" w:lineRule="auto"/>
        <w:jc w:val="both"/>
        <w:rPr/>
      </w:pPr>
      <w:r w:rsidDel="00000000" w:rsidR="00000000" w:rsidRPr="00000000">
        <w:rPr>
          <w:rtl w:val="0"/>
        </w:rPr>
        <w:t xml:space="preserve">8. Oh T-K, Song I-A. Outcomes of after-hours surgeries performed under general anaesthesia: a South Korean nationwide cohort study. Anaesthesia 2025. DOI: 10.1111/anae.16559.</w:t>
      </w:r>
    </w:p>
    <w:p w:rsidR="00000000" w:rsidDel="00000000" w:rsidP="00000000" w:rsidRDefault="00000000" w:rsidRPr="00000000" w14:paraId="000000C3">
      <w:pPr>
        <w:spacing w:after="40" w:lineRule="auto"/>
        <w:jc w:val="both"/>
        <w:rPr/>
      </w:pPr>
      <w:r w:rsidDel="00000000" w:rsidR="00000000" w:rsidRPr="00000000">
        <w:rPr>
          <w:rtl w:val="0"/>
        </w:rPr>
        <w:t xml:space="preserve">9. Sakurai T. Assessing the influence of after-hours surgery: concerns with the confounders and conclusion. Anaesthesia 2025. DOI: 10.1111/anae.16591.</w:t>
      </w:r>
    </w:p>
    <w:p w:rsidR="00000000" w:rsidDel="00000000" w:rsidP="00000000" w:rsidRDefault="00000000" w:rsidRPr="00000000" w14:paraId="000000C4">
      <w:pPr>
        <w:spacing w:after="40" w:lineRule="auto"/>
        <w:jc w:val="both"/>
        <w:rPr/>
      </w:pPr>
      <w:r w:rsidDel="00000000" w:rsidR="00000000" w:rsidRPr="00000000">
        <w:rPr>
          <w:rtl w:val="0"/>
        </w:rPr>
        <w:t xml:space="preserve">10. Saager L, Hesler BD, You J, et al. Intraoperative transitions of anesthesia care and postoperative adverse outcomes. Anesthesiology 2014;121(4):695-706.</w:t>
      </w:r>
    </w:p>
    <w:p w:rsidR="00000000" w:rsidDel="00000000" w:rsidP="00000000" w:rsidRDefault="00000000" w:rsidRPr="00000000" w14:paraId="000000C5">
      <w:pPr>
        <w:spacing w:after="40" w:lineRule="auto"/>
        <w:jc w:val="both"/>
        <w:rPr/>
      </w:pPr>
      <w:r w:rsidDel="00000000" w:rsidR="00000000" w:rsidRPr="00000000">
        <w:rPr>
          <w:rtl w:val="0"/>
        </w:rPr>
        <w:t xml:space="preserve">11. Health Services Safety Investigations Body (HSSIB). The impact of staff fatigue on patient safety. Investigation report. London: HSSIB, 2025.</w:t>
      </w:r>
    </w:p>
    <w:p w:rsidR="00000000" w:rsidDel="00000000" w:rsidP="00000000" w:rsidRDefault="00000000" w:rsidRPr="00000000" w14:paraId="000000C6">
      <w:pPr>
        <w:spacing w:after="40" w:lineRule="auto"/>
        <w:jc w:val="both"/>
        <w:rPr/>
      </w:pPr>
      <w:r w:rsidDel="00000000" w:rsidR="00000000" w:rsidRPr="00000000">
        <w:rPr>
          <w:rtl w:val="0"/>
        </w:rPr>
        <w:t xml:space="preserve">12. Pittman P, Tiunn H-L, et al. Increased utilization of overtime and agency nurses and patient safety. JAMA Netw Open 2025. PMID: 40172888.</w:t>
      </w:r>
    </w:p>
    <w:p w:rsidR="00000000" w:rsidDel="00000000" w:rsidP="00000000" w:rsidRDefault="00000000" w:rsidRPr="00000000" w14:paraId="000000C7">
      <w:pPr>
        <w:spacing w:after="40" w:lineRule="auto"/>
        <w:jc w:val="both"/>
        <w:rPr/>
      </w:pPr>
      <w:r w:rsidDel="00000000" w:rsidR="00000000" w:rsidRPr="00000000">
        <w:rPr>
          <w:rtl w:val="0"/>
        </w:rPr>
        <w:t xml:space="preserve">13. Althoff FC, Wachtendorf LJ, Rostin P, et al. Effects of night surgery on postoperative mortality and morbidity: a multicentre cohort study. BMJ Qual Saf 2021;30(8):678-688.</w:t>
      </w:r>
    </w:p>
    <w:p w:rsidR="00000000" w:rsidDel="00000000" w:rsidP="00000000" w:rsidRDefault="00000000" w:rsidRPr="00000000" w14:paraId="000000C8">
      <w:pPr>
        <w:spacing w:after="40" w:lineRule="auto"/>
        <w:jc w:val="both"/>
        <w:rPr/>
      </w:pPr>
      <w:r w:rsidDel="00000000" w:rsidR="00000000" w:rsidRPr="00000000">
        <w:rPr>
          <w:rtl w:val="0"/>
        </w:rPr>
        <w:t xml:space="preserve">14. Joseph A, Khoshkenar A, Taaffe KM, et al. Minor flow disruptions, traffic-related factors and their effect on major flow disruptions in the operating room. BMJ Qual Saf 2019;28(4):276-83.</w:t>
      </w:r>
    </w:p>
    <w:p w:rsidR="00000000" w:rsidDel="00000000" w:rsidP="00000000" w:rsidRDefault="00000000" w:rsidRPr="00000000" w14:paraId="000000C9">
      <w:pPr>
        <w:spacing w:after="40" w:lineRule="auto"/>
        <w:jc w:val="both"/>
        <w:rPr/>
      </w:pPr>
      <w:r w:rsidDel="00000000" w:rsidR="00000000" w:rsidRPr="00000000">
        <w:rPr>
          <w:rtl w:val="0"/>
        </w:rPr>
        <w:t xml:space="preserve">15. Koch A, Burns J, Catchpole K, Weigl M. Associations of workflow disruptions in the operating room with surgical outcomes: a systematic review and narrative synthesis. BMJ Qual Saf 2020;29(12):1033-1045.</w:t>
      </w:r>
    </w:p>
    <w:p w:rsidR="00000000" w:rsidDel="00000000" w:rsidP="00000000" w:rsidRDefault="00000000" w:rsidRPr="00000000" w14:paraId="000000CA">
      <w:pPr>
        <w:spacing w:after="40" w:lineRule="auto"/>
        <w:jc w:val="both"/>
        <w:rPr/>
      </w:pPr>
      <w:r w:rsidDel="00000000" w:rsidR="00000000" w:rsidRPr="00000000">
        <w:rPr>
          <w:rtl w:val="0"/>
        </w:rPr>
        <w:t xml:space="preserve">16. Zhang C, Dunstan C, Pandit JJ. A tutorial on “capped utilisation” as a metric and key performance target in NHS England’s Model Hospital operating theatres database: caution for international healthcare systems. Anesthesiol Perioper Sci 2024. DOI: 10.1007/s44254-024-00073-3.</w:t>
      </w:r>
    </w:p>
    <w:p w:rsidR="00000000" w:rsidDel="00000000" w:rsidP="00000000" w:rsidRDefault="00000000" w:rsidRPr="00000000" w14:paraId="000000CB">
      <w:pPr>
        <w:spacing w:after="40" w:lineRule="auto"/>
        <w:jc w:val="both"/>
        <w:rPr/>
      </w:pPr>
      <w:r w:rsidDel="00000000" w:rsidR="00000000" w:rsidRPr="00000000">
        <w:rPr>
          <w:rtl w:val="0"/>
        </w:rPr>
        <w:t xml:space="preserve">17. Macario A. Are your hospital operating rooms “efficient”? A scoring system with eight performance indicators. Anesthesiology 2006;105(2):237-40.</w:t>
      </w:r>
    </w:p>
    <w:p w:rsidR="00000000" w:rsidDel="00000000" w:rsidP="00000000" w:rsidRDefault="00000000" w:rsidRPr="00000000" w14:paraId="000000CC">
      <w:pPr>
        <w:spacing w:after="40" w:lineRule="auto"/>
        <w:jc w:val="both"/>
        <w:rPr/>
      </w:pPr>
      <w:r w:rsidDel="00000000" w:rsidR="00000000" w:rsidRPr="00000000">
        <w:rPr>
          <w:rtl w:val="0"/>
        </w:rPr>
        <w:t xml:space="preserve">18. Bauer M, Diemer M, Merkel M, et al. Glossary of perioperative process times and indicators. Anaesthesist 2020;69(Suppl 1):S5-17.</w:t>
      </w:r>
    </w:p>
    <w:p w:rsidR="00000000" w:rsidDel="00000000" w:rsidP="00000000" w:rsidRDefault="00000000" w:rsidRPr="00000000" w14:paraId="000000CD">
      <w:pPr>
        <w:spacing w:after="40" w:lineRule="auto"/>
        <w:jc w:val="both"/>
        <w:rPr/>
      </w:pPr>
      <w:r w:rsidDel="00000000" w:rsidR="00000000" w:rsidRPr="00000000">
        <w:rPr>
          <w:rtl w:val="0"/>
        </w:rPr>
        <w:t xml:space="preserve">19. Schouten AEM, Flipse SM, van Nieuwenhuizen KE, et al. Operating room performance optimization metrics: a systematic review. J Med Syst 2023;47(1):19.</w:t>
      </w:r>
    </w:p>
    <w:p w:rsidR="00000000" w:rsidDel="00000000" w:rsidP="00000000" w:rsidRDefault="00000000" w:rsidRPr="00000000" w14:paraId="000000CE">
      <w:pPr>
        <w:spacing w:after="40" w:lineRule="auto"/>
        <w:jc w:val="both"/>
        <w:rPr/>
      </w:pPr>
      <w:r w:rsidDel="00000000" w:rsidR="00000000" w:rsidRPr="00000000">
        <w:rPr>
          <w:rtl w:val="0"/>
        </w:rPr>
        <w:t xml:space="preserve">20. Strum DP, May JH, Vargas LG. Modeling the uncertainty of surgical procedure times: comparison of log-normal and normal models. Anesthesiology 2000;92(4):1160-7.</w:t>
      </w:r>
    </w:p>
    <w:p w:rsidR="00000000" w:rsidDel="00000000" w:rsidP="00000000" w:rsidRDefault="00000000" w:rsidRPr="00000000" w14:paraId="000000CF">
      <w:pPr>
        <w:spacing w:after="40" w:lineRule="auto"/>
        <w:jc w:val="both"/>
        <w:rPr/>
      </w:pPr>
      <w:r w:rsidDel="00000000" w:rsidR="00000000" w:rsidRPr="00000000">
        <w:rPr>
          <w:rtl w:val="0"/>
        </w:rPr>
        <w:t xml:space="preserve">21. Eijkemans MJ, van Houdenhoven M, Nguyen T, et al. Predicting the unpredictable: a new prediction model for operating room times using individual surgeon-specific historical data. Anesthesiology 2010;112(1):41-9.</w:t>
      </w:r>
    </w:p>
    <w:p w:rsidR="00000000" w:rsidDel="00000000" w:rsidP="00000000" w:rsidRDefault="00000000" w:rsidRPr="00000000" w14:paraId="000000D0">
      <w:pPr>
        <w:spacing w:after="40" w:lineRule="auto"/>
        <w:jc w:val="both"/>
        <w:rPr/>
      </w:pPr>
      <w:r w:rsidDel="00000000" w:rsidR="00000000" w:rsidRPr="00000000">
        <w:rPr>
          <w:rtl w:val="0"/>
        </w:rPr>
        <w:t xml:space="preserve">22. MacMillan L, et al. What affects operating room turnover time? A systematic review and mapping of the evidence. Surgery 2025. PMID: 40054053.</w:t>
      </w:r>
    </w:p>
    <w:p w:rsidR="00000000" w:rsidDel="00000000" w:rsidP="00000000" w:rsidRDefault="00000000" w:rsidRPr="00000000" w14:paraId="000000D1">
      <w:pPr>
        <w:spacing w:after="40" w:lineRule="auto"/>
        <w:jc w:val="both"/>
        <w:rPr/>
      </w:pPr>
      <w:r w:rsidDel="00000000" w:rsidR="00000000" w:rsidRPr="00000000">
        <w:rPr>
          <w:rtl w:val="0"/>
        </w:rPr>
        <w:t xml:space="preserve">23. Pandit JJ, Abbott T, Pandit M, et al. Is “starting on time” useful (or useless) as a surrogate measure for “surgical theatre efficiency”? Anaesthesia 2012;67(8):823-32.</w:t>
      </w:r>
    </w:p>
    <w:p w:rsidR="00000000" w:rsidDel="00000000" w:rsidP="00000000" w:rsidRDefault="00000000" w:rsidRPr="00000000" w14:paraId="000000D2">
      <w:pPr>
        <w:spacing w:after="40" w:lineRule="auto"/>
        <w:jc w:val="both"/>
        <w:rPr/>
      </w:pPr>
      <w:r w:rsidDel="00000000" w:rsidR="00000000" w:rsidRPr="00000000">
        <w:rPr>
          <w:rtl w:val="0"/>
        </w:rPr>
        <w:t xml:space="preserve">24. Zhang C, Pandit JJ. Getting operating theatre metrics right to underpin quality improvement. Br J Anaesth 2023;131(1):130-4.</w:t>
      </w:r>
    </w:p>
    <w:p w:rsidR="00000000" w:rsidDel="00000000" w:rsidP="00000000" w:rsidRDefault="00000000" w:rsidRPr="00000000" w14:paraId="000000D3">
      <w:pPr>
        <w:spacing w:after="40" w:lineRule="auto"/>
        <w:jc w:val="both"/>
        <w:rPr/>
      </w:pPr>
      <w:r w:rsidDel="00000000" w:rsidR="00000000" w:rsidRPr="00000000">
        <w:rPr>
          <w:rtl w:val="0"/>
        </w:rPr>
        <w:t xml:space="preserve">25. Dexter F, Epstein RH. Typical savings from each minute reduction in tardy first case of the day starts. Anesth Analg 2009;108(4):1262-7.</w:t>
      </w:r>
    </w:p>
    <w:p w:rsidR="00000000" w:rsidDel="00000000" w:rsidP="00000000" w:rsidRDefault="00000000" w:rsidRPr="00000000" w14:paraId="000000D4">
      <w:pPr>
        <w:spacing w:after="40" w:lineRule="auto"/>
        <w:jc w:val="both"/>
        <w:rPr/>
      </w:pPr>
      <w:r w:rsidDel="00000000" w:rsidR="00000000" w:rsidRPr="00000000">
        <w:rPr>
          <w:rtl w:val="0"/>
        </w:rPr>
        <w:t xml:space="preserve">26. Wachtel RE, Dexter F. Influence of the operating room schedule on tardiness from scheduled start times. Anesth Analg 2009;108(6):1889-1901.</w:t>
      </w:r>
    </w:p>
    <w:p w:rsidR="00000000" w:rsidDel="00000000" w:rsidP="00000000" w:rsidRDefault="00000000" w:rsidRPr="00000000" w14:paraId="000000D5">
      <w:pPr>
        <w:spacing w:after="40" w:lineRule="auto"/>
        <w:jc w:val="both"/>
        <w:rPr>
          <w:ins w:author="Maxim RIEBUS" w:id="20" w:date="2026-06-05T11:31:27Z"/>
        </w:rPr>
      </w:pPr>
      <w:r w:rsidDel="00000000" w:rsidR="00000000" w:rsidRPr="00000000">
        <w:rPr>
          <w:rtl w:val="0"/>
        </w:rPr>
        <w:t xml:space="preserve">27. Fugener A, Schiffels S, Kolisch R. Overutilization and underutilization of operating rooms: insights from behavioral health care operations management. Health Care Manag Sci 2017;20(1):115-28.</w:t>
      </w:r>
      <w:ins w:author="Maxim RIEBUS" w:id="20" w:date="2026-06-05T11:31:27Z">
        <w:commentRangeStart w:id="62"/>
        <w:commentRangeStart w:id="63"/>
        <w:r w:rsidDel="00000000" w:rsidR="00000000" w:rsidRPr="00000000">
          <w:br w:type="page"/>
        </w:r>
        <w:r w:rsidDel="00000000" w:rsidR="00000000" w:rsidRPr="00000000">
          <w:rPr>
            <w:rtl w:val="0"/>
          </w:rPr>
        </w:r>
      </w:ins>
    </w:p>
    <w:p w:rsidR="00000000" w:rsidDel="00000000" w:rsidP="00000000" w:rsidRDefault="00000000" w:rsidRPr="00000000" w14:paraId="000000D6">
      <w:pPr>
        <w:spacing w:after="40" w:lineRule="auto"/>
        <w:jc w:val="both"/>
        <w:rPr>
          <w:ins w:author="Maxim RIEBUS" w:id="20" w:date="2026-06-05T11:31:27Z"/>
        </w:rPr>
      </w:pPr>
      <w:ins w:author="Maxim RIEBUS" w:id="20" w:date="2026-06-05T11:31:27Z">
        <w:r w:rsidDel="00000000" w:rsidR="00000000" w:rsidRPr="00000000">
          <w:rPr>
            <w:rtl w:val="0"/>
          </w:rPr>
        </w:r>
      </w:ins>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ins w:author="Maxim RIEBUS" w:id="20" w:date="2026-06-05T11:31:27Z"/>
        </w:trPr>
        <w:tc>
          <w:tcPr>
            <w:shd w:fill="ffff00"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commentRangeStart w:id="62"/>
              <w:commentRangeEnd w:id="62"/>
              <w:r w:rsidDel="00000000" w:rsidR="00000000" w:rsidRPr="00000000">
                <w:commentReference w:id="62"/>
              </w:r>
              <w:commentRangeStart w:id="63"/>
              <w:commentRangeEnd w:id="63"/>
              <w:r w:rsidDel="00000000" w:rsidR="00000000" w:rsidRPr="00000000">
                <w:commentReference w:id="63"/>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ANALYSIS 1: Late-start rate vs. Overtime rate per room =====</w:t>
              </w:r>
            </w:ins>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print(room_summary)</w:t>
              </w:r>
            </w:ins>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949494"/>
                  <w:sz w:val="20"/>
                  <w:szCs w:val="20"/>
                  <w:highlight w:val="white"/>
                  <w:rtl w:val="0"/>
                  <w:rPrChange w:author="Maxim RIEBUS" w:id="21" w:date="2026-06-05T11:31:27Z">
                    <w:rPr/>
                  </w:rPrChange>
                </w:rPr>
                <w:t xml:space="preserve"># A tibble: 18 × 4</w:t>
              </w:r>
              <w:r w:rsidDel="00000000" w:rsidR="00000000" w:rsidRPr="00000000">
                <w:rPr>
                  <w:rtl w:val="0"/>
                </w:rPr>
              </w:r>
            </w:ins>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ActualOR overtime_rate late_start_rate     n</w:t>
              </w:r>
            </w:ins>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i w:val="1"/>
                  <w:iCs w:val="1"/>
                  <w:color w:val="949494"/>
                  <w:sz w:val="20"/>
                  <w:szCs w:val="20"/>
                  <w:highlight w:val="white"/>
                  <w:rtl w:val="0"/>
                  <w:rPrChange w:author="Maxim RIEBUS" w:id="21" w:date="2026-06-05T11:31:27Z">
                    <w:rPr/>
                  </w:rPrChange>
                </w:rPr>
                <w:t xml:space="preserve">&lt;chr&gt;</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i w:val="1"/>
                  <w:iCs w:val="1"/>
                  <w:color w:val="949494"/>
                  <w:sz w:val="20"/>
                  <w:szCs w:val="20"/>
                  <w:highlight w:val="white"/>
                  <w:rtl w:val="0"/>
                  <w:rPrChange w:author="Maxim RIEBUS" w:id="21" w:date="2026-06-05T11:31:27Z">
                    <w:rPr/>
                  </w:rPrChange>
                </w:rPr>
                <w:t xml:space="preserve">&lt;dbl&gt;</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i w:val="1"/>
                  <w:iCs w:val="1"/>
                  <w:color w:val="949494"/>
                  <w:sz w:val="20"/>
                  <w:szCs w:val="20"/>
                  <w:highlight w:val="white"/>
                  <w:rtl w:val="0"/>
                  <w:rPrChange w:author="Maxim RIEBUS" w:id="21" w:date="2026-06-05T11:31:27Z">
                    <w:rPr/>
                  </w:rPrChange>
                </w:rPr>
                <w:t xml:space="preserve">&lt;dbl&gt;</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i w:val="1"/>
                  <w:iCs w:val="1"/>
                  <w:color w:val="949494"/>
                  <w:sz w:val="20"/>
                  <w:szCs w:val="20"/>
                  <w:highlight w:val="white"/>
                  <w:rtl w:val="0"/>
                  <w:rPrChange w:author="Maxim RIEBUS" w:id="21" w:date="2026-06-05T11:31:27Z">
                    <w:rPr/>
                  </w:rPrChange>
                </w:rPr>
                <w:t xml:space="preserve">&lt;int&gt;</w:t>
              </w:r>
              <w:r w:rsidDel="00000000" w:rsidR="00000000" w:rsidRPr="00000000">
                <w:rPr>
                  <w:rtl w:val="0"/>
                </w:rPr>
              </w:r>
            </w:ins>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GO01            0.057</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6</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0.751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6</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577</w:t>
              </w:r>
            </w:ins>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GO02            0.114            0.703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502</w:t>
              </w:r>
            </w:ins>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GO03            0.096</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0</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0.659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094</w:t>
              </w:r>
            </w:ins>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GO04            0.107            0.635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518</w:t>
              </w:r>
            </w:ins>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GO05            0.123            0.683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886</w:t>
              </w:r>
            </w:ins>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6</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GO06            0.094</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0.617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217</w:t>
              </w:r>
            </w:ins>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7</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GO07            0.069</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0.700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658</w:t>
              </w:r>
            </w:ins>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8</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GO08            0.136            0.719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777</w:t>
              </w:r>
            </w:ins>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9</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GO09            0.163            0.645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637</w:t>
              </w:r>
            </w:ins>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10</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GO10            0.329            0.461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743</w:t>
              </w:r>
            </w:ins>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GO11            0.117            0.824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7</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482</w:t>
              </w:r>
            </w:ins>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GO12            0.133            0.545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884</w:t>
              </w:r>
            </w:ins>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GO13            0.137            0.537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298</w:t>
              </w:r>
            </w:ins>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GO14            0.035</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0.787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6</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885</w:t>
              </w:r>
            </w:ins>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GO15            0.087</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0</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0.631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323</w:t>
              </w:r>
            </w:ins>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16</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GO16            0.088</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8</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0.626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098</w:t>
              </w:r>
            </w:ins>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17</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GO17            0.067</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7</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0.618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480</w:t>
              </w:r>
            </w:ins>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18</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GO18            0.065</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0.623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293</w:t>
              </w:r>
            </w:ins>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w:t>
              </w:r>
            </w:ins>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spearman_fcots &lt;- cor.test(</w:t>
              </w:r>
            </w:ins>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  room_summary$late_start_rate,</w:t>
              </w:r>
            </w:ins>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  room_summary$overtime_rate,</w:t>
              </w:r>
            </w:ins>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  method = "spearman"</w:t>
              </w:r>
            </w:ins>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 )</w:t>
              </w:r>
            </w:ins>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cat("\nSpearman correlation (late-start rate vs. overtime rate):\n")</w:t>
              </w:r>
            </w:ins>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tl w:val="0"/>
                </w:rPr>
              </w:r>
            </w:ins>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Spearman correlation (late-start rate vs. overtime rate):</w:t>
              </w:r>
            </w:ins>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print(spearman_fcots)</w:t>
              </w:r>
            </w:ins>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tl w:val="0"/>
                </w:rPr>
              </w:r>
            </w:ins>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ab/>
                <w:t xml:space="preserve">Spearman's rank correlation rho</w:t>
              </w:r>
            </w:ins>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tl w:val="0"/>
                </w:rPr>
              </w:r>
            </w:ins>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data:  room_summary$late_start_rate and room_summary$overtime_rate</w:t>
              </w:r>
            </w:ins>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S = 1252, p-value = 0.2388</w:t>
              </w:r>
            </w:ins>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alternative hypothesis: true rho is not equal to 0</w:t>
              </w:r>
            </w:ins>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sample estimates:</w:t>
              </w:r>
            </w:ins>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rho </w:t>
              </w:r>
            </w:ins>
          </w:p>
          <w:p w:rsidR="00000000" w:rsidDel="00000000" w:rsidP="00000000" w:rsidRDefault="00000000" w:rsidRPr="00000000" w14:paraId="00000100">
            <w:pPr>
              <w:widowControl w:val="0"/>
              <w:spacing w:line="288" w:lineRule="auto"/>
              <w:rPr>
                <w:ins w:author="Maxim RIEBUS" w:id="20" w:date="2026-06-05T11:31:27Z"/>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-0.2920537</w:t>
              </w:r>
              <w:r w:rsidDel="00000000" w:rsidR="00000000" w:rsidRPr="00000000">
                <w:rPr>
                  <w:rtl w:val="0"/>
                </w:rPr>
              </w:r>
            </w:ins>
          </w:p>
        </w:tc>
      </w:tr>
    </w:tbl>
    <w:p w:rsidR="00000000" w:rsidDel="00000000" w:rsidP="00000000" w:rsidRDefault="00000000" w:rsidRPr="00000000" w14:paraId="00000101">
      <w:pPr>
        <w:spacing w:after="40" w:lineRule="auto"/>
        <w:jc w:val="both"/>
        <w:rPr>
          <w:ins w:author="Maxim RIEBUS" w:id="20" w:date="2026-06-05T11:31:27Z"/>
        </w:rPr>
      </w:pPr>
      <w:ins w:author="Maxim RIEBUS" w:id="20" w:date="2026-06-05T11:31:27Z">
        <w:r w:rsidDel="00000000" w:rsidR="00000000" w:rsidRPr="00000000">
          <w:rPr>
            <w:rtl w:val="0"/>
          </w:rPr>
        </w:r>
      </w:ins>
    </w:p>
    <w:p w:rsidR="00000000" w:rsidDel="00000000" w:rsidP="00000000" w:rsidRDefault="00000000" w:rsidRPr="00000000" w14:paraId="00000102">
      <w:pPr>
        <w:spacing w:after="40" w:lineRule="auto"/>
        <w:jc w:val="both"/>
        <w:rPr>
          <w:ins w:author="Maxim RIEBUS" w:id="20" w:date="2026-06-05T11:31:27Z"/>
        </w:rPr>
      </w:pPr>
      <w:ins w:author="Maxim RIEBUS" w:id="20" w:date="2026-06-05T11:31:27Z">
        <w:r w:rsidDel="00000000" w:rsidR="00000000" w:rsidRPr="00000000">
          <w:rPr>
            <w:rtl w:val="0"/>
          </w:rPr>
        </w:r>
      </w:ins>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ins w:author="Maxim RIEBUS" w:id="20" w:date="2026-06-05T11:31:27Z"/>
        </w:trPr>
        <w:tc>
          <w:tcPr>
            <w:shd w:fill="ffff00"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ANALYSIS 2: Mean idle time vs. Overtime rate per room =====</w:t>
              </w:r>
            </w:ins>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print(room_idle_ot)</w:t>
              </w:r>
            </w:ins>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949494"/>
                  <w:sz w:val="20"/>
                  <w:szCs w:val="20"/>
                  <w:highlight w:val="white"/>
                  <w:rtl w:val="0"/>
                  <w:rPrChange w:author="Maxim RIEBUS" w:id="21" w:date="2026-06-05T11:31:27Z">
                    <w:rPr/>
                  </w:rPrChange>
                </w:rPr>
                <w:t xml:space="preserve"># A tibble: 18 × 4</w:t>
              </w:r>
              <w:r w:rsidDel="00000000" w:rsidR="00000000" w:rsidRPr="00000000">
                <w:rPr>
                  <w:rtl w:val="0"/>
                </w:rPr>
              </w:r>
            </w:ins>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ActualOR mean_idle overtime_rate     n</w:t>
              </w:r>
            </w:ins>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i w:val="1"/>
                  <w:iCs w:val="1"/>
                  <w:color w:val="949494"/>
                  <w:sz w:val="20"/>
                  <w:szCs w:val="20"/>
                  <w:highlight w:val="white"/>
                  <w:rtl w:val="0"/>
                  <w:rPrChange w:author="Maxim RIEBUS" w:id="21" w:date="2026-06-05T11:31:27Z">
                    <w:rPr/>
                  </w:rPrChange>
                </w:rPr>
                <w:t xml:space="preserve">&lt;chr&gt;</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i w:val="1"/>
                  <w:iCs w:val="1"/>
                  <w:color w:val="949494"/>
                  <w:sz w:val="20"/>
                  <w:szCs w:val="20"/>
                  <w:highlight w:val="white"/>
                  <w:rtl w:val="0"/>
                  <w:rPrChange w:author="Maxim RIEBUS" w:id="21" w:date="2026-06-05T11:31:27Z">
                    <w:rPr/>
                  </w:rPrChange>
                </w:rPr>
                <w:t xml:space="preserve">&lt;dbl&gt;</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i w:val="1"/>
                  <w:iCs w:val="1"/>
                  <w:color w:val="949494"/>
                  <w:sz w:val="20"/>
                  <w:szCs w:val="20"/>
                  <w:highlight w:val="white"/>
                  <w:rtl w:val="0"/>
                  <w:rPrChange w:author="Maxim RIEBUS" w:id="21" w:date="2026-06-05T11:31:27Z">
                    <w:rPr/>
                  </w:rPrChange>
                </w:rPr>
                <w:t xml:space="preserve">&lt;dbl&gt;</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i w:val="1"/>
                  <w:iCs w:val="1"/>
                  <w:color w:val="949494"/>
                  <w:sz w:val="20"/>
                  <w:szCs w:val="20"/>
                  <w:highlight w:val="white"/>
                  <w:rtl w:val="0"/>
                  <w:rPrChange w:author="Maxim RIEBUS" w:id="21" w:date="2026-06-05T11:31:27Z">
                    <w:rPr/>
                  </w:rPrChange>
                </w:rPr>
                <w:t xml:space="preserve">&lt;int&gt;</w:t>
              </w:r>
              <w:r w:rsidDel="00000000" w:rsidR="00000000" w:rsidRPr="00000000">
                <w:rPr>
                  <w:rtl w:val="0"/>
                </w:rPr>
              </w:r>
            </w:ins>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GO01          5.60        0.057</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8</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571</w:t>
              </w:r>
            </w:ins>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GO02         10.1         0.135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534</w:t>
              </w:r>
            </w:ins>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GO03         10.8         0.123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946</w:t>
              </w:r>
            </w:ins>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GO04         10.3         0.131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057</w:t>
              </w:r>
            </w:ins>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GO05         10.8         0.150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118</w:t>
              </w:r>
            </w:ins>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6</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GO06          8.00        0.116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070</w:t>
              </w:r>
            </w:ins>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7</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GO07          9.46        0.077</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225</w:t>
              </w:r>
            </w:ins>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8</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GO08         14.6         0.162    942</w:t>
              </w:r>
            </w:ins>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 9</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GO09         14.0         0.223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611</w:t>
              </w:r>
            </w:ins>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10</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GO10         22.6         0.570    746</w:t>
              </w:r>
            </w:ins>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GO11         17.3         0.131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299</w:t>
              </w:r>
            </w:ins>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GO12         12.1         0.181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1</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889</w:t>
              </w:r>
            </w:ins>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GO13         11.0         0.179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2</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071</w:t>
              </w:r>
            </w:ins>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GO14          6.34        0.038</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7</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6</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015</w:t>
              </w:r>
            </w:ins>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GO15         10.1         0.107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456</w:t>
              </w:r>
            </w:ins>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16</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GO16          9.89        0.110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3</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253</w:t>
              </w:r>
            </w:ins>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17</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GO17          8.80        0.079</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5</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605</w:t>
              </w:r>
            </w:ins>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bcbcbc"/>
                  <w:sz w:val="20"/>
                  <w:szCs w:val="20"/>
                  <w:highlight w:val="white"/>
                  <w:rtl w:val="0"/>
                  <w:rPrChange w:author="Maxim RIEBUS" w:id="21" w:date="2026-06-05T11:31:27Z">
                    <w:rPr/>
                  </w:rPrChange>
                </w:rPr>
                <w:t xml:space="preserve">18</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GO18          8.83        0.075</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8</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w:t>
              </w:r>
              <w:r w:rsidDel="00000000" w:rsidR="00000000" w:rsidRPr="00000000">
                <w:rPr>
                  <w:rFonts w:ascii="Courier New" w:cs="Courier New" w:eastAsia="Courier New" w:hAnsi="Courier New"/>
                  <w:sz w:val="20"/>
                  <w:szCs w:val="20"/>
                  <w:highlight w:val="white"/>
                  <w:u w:val="single"/>
                  <w:rtl w:val="0"/>
                  <w:rPrChange w:author="Maxim RIEBUS" w:id="21" w:date="2026-06-05T11:31:27Z">
                    <w:rPr/>
                  </w:rPrChange>
                </w:rPr>
                <w:t xml:space="preserve">4</w:t>
              </w:r>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443</w:t>
              </w:r>
            </w:ins>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w:t>
              </w:r>
            </w:ins>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spearman_idle &lt;- cor.test(</w:t>
              </w:r>
            </w:ins>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  room_idle_ot$mean_idle,</w:t>
              </w:r>
            </w:ins>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  room_idle_ot$overtime_rate,</w:t>
              </w:r>
            </w:ins>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  method = "spearman"</w:t>
              </w:r>
            </w:ins>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 )</w:t>
              </w:r>
            </w:ins>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cat("\nSpearman correlation (mean idle time vs. overtime rate):\n")</w:t>
              </w:r>
            </w:ins>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tl w:val="0"/>
                </w:rPr>
              </w:r>
            </w:ins>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Spearman correlation (mean idle time vs. overtime rate):</w:t>
              </w:r>
            </w:ins>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color w:val="0000ff"/>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color w:val="0000ff"/>
                  <w:sz w:val="20"/>
                  <w:szCs w:val="20"/>
                  <w:highlight w:val="white"/>
                  <w:rtl w:val="0"/>
                  <w:rPrChange w:author="Maxim RIEBUS" w:id="21" w:date="2026-06-05T11:31:27Z">
                    <w:rPr/>
                  </w:rPrChange>
                </w:rPr>
                <w:t xml:space="preserve">&gt; print(spearman_idle)</w:t>
              </w:r>
            </w:ins>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tl w:val="0"/>
                </w:rPr>
              </w:r>
            </w:ins>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ab/>
                <w:t xml:space="preserve">Spearman's rank correlation rho</w:t>
              </w:r>
            </w:ins>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tl w:val="0"/>
                </w:rPr>
              </w:r>
            </w:ins>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data:  room_idle_ot$mean_idle and room_idle_ot$overtime_rate</w:t>
              </w:r>
            </w:ins>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S = 106, p-value &lt; 2.2e-16</w:t>
              </w:r>
            </w:ins>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alternative hypothesis: true rho is not equal to 0</w:t>
              </w:r>
            </w:ins>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sample estimates:</w:t>
              </w:r>
            </w:ins>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axim RIEBUS" w:id="20" w:date="2026-06-05T11:31:27Z"/>
                <w:rFonts w:ascii="Courier New" w:cs="Courier New" w:eastAsia="Courier New" w:hAnsi="Courier New"/>
                <w:sz w:val="20"/>
                <w:szCs w:val="20"/>
                <w:highlight w:val="white"/>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      rho </w:t>
              </w:r>
            </w:ins>
          </w:p>
          <w:p w:rsidR="00000000" w:rsidDel="00000000" w:rsidP="00000000" w:rsidRDefault="00000000" w:rsidRPr="00000000" w14:paraId="0000012C">
            <w:pPr>
              <w:widowControl w:val="0"/>
              <w:spacing w:line="288" w:lineRule="auto"/>
              <w:rPr>
                <w:ins w:author="Maxim RIEBUS" w:id="20" w:date="2026-06-05T11:31:27Z"/>
                <w:rPrChange w:author="Maxim RIEBUS" w:id="21" w:date="2026-06-05T11:31:27Z">
                  <w:rPr/>
                </w:rPrChange>
              </w:rPr>
            </w:pPr>
            <w:ins w:author="Maxim RIEBUS" w:id="20" w:date="2026-06-05T11:31:27Z">
              <w:r w:rsidDel="00000000" w:rsidR="00000000" w:rsidRPr="00000000">
                <w:rPr>
                  <w:rFonts w:ascii="Courier New" w:cs="Courier New" w:eastAsia="Courier New" w:hAnsi="Courier New"/>
                  <w:sz w:val="20"/>
                  <w:szCs w:val="20"/>
                  <w:highlight w:val="white"/>
                  <w:rtl w:val="0"/>
                  <w:rPrChange w:author="Maxim RIEBUS" w:id="21" w:date="2026-06-05T11:31:27Z">
                    <w:rPr/>
                  </w:rPrChange>
                </w:rPr>
                <w:t xml:space="preserve">0.8906089</w:t>
              </w:r>
              <w:r w:rsidDel="00000000" w:rsidR="00000000" w:rsidRPr="00000000">
                <w:rPr>
                  <w:rtl w:val="0"/>
                </w:rPr>
              </w:r>
            </w:ins>
          </w:p>
        </w:tc>
      </w:tr>
    </w:tbl>
    <w:p w:rsidR="00000000" w:rsidDel="00000000" w:rsidP="00000000" w:rsidRDefault="00000000" w:rsidRPr="00000000" w14:paraId="0000012D">
      <w:pPr>
        <w:spacing w:after="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xim RIEBUS" w:id="14" w:date="2026-06-03T12:38:08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not sure about this, because we won't analyze things further then we have done so far</w:t>
      </w:r>
    </w:p>
  </w:comment>
  <w:comment w:author="Maxim RIEBUS" w:id="13" w:date="2026-06-03T12:37:29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reading this, it sounds like this is the first publication of many</w:t>
      </w:r>
    </w:p>
  </w:comment>
  <w:comment w:author="Maxim RIEBUS" w:id="17" w:date="2026-06-03T12:40:48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elective-nonelective or not? Then I would use the same naming convention</w:t>
      </w:r>
    </w:p>
  </w:comment>
  <w:comment w:author="Maxim RIEBUS" w:id="48" w:date="2026-06-03T13:17:0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instead of only looking at % cases that start late, we also need to look at how many minutes late actually...</w:t>
      </w:r>
    </w:p>
  </w:comment>
  <w:comment w:author="Maxim RIEBUS" w:id="15" w:date="2026-06-03T12:39:11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an exhaustive list? Where do we have this knowledge from?</w:t>
      </w:r>
    </w:p>
  </w:comment>
  <w:comment w:author="Maxim RIEBUS" w:id="33" w:date="2026-06-03T13:08:11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xim RIEBUS" w:id="39" w:date="2026-06-03T13:13:2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visual could help here</w:t>
      </w:r>
    </w:p>
  </w:comment>
  <w:comment w:author="Maxim RIEBUS" w:id="40" w:date="2026-06-03T13:14:07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we are talking about %procedures instead of %days</w:t>
      </w:r>
    </w:p>
  </w:comment>
  <w:comment w:author="Maxim RIEBUS" w:id="41" w:date="2026-06-03T13:14:35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still need to refer to Table 2B</w:t>
      </w:r>
    </w:p>
  </w:comment>
  <w:comment w:author="Maxim RIEBUS" w:id="35" w:date="2026-06-03T13:14:52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2A?</w:t>
      </w:r>
    </w:p>
  </w:comment>
  <w:comment w:author="Maxim RIEBUS" w:id="0" w:date="2026-06-05T11:51:50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GENERAL REMARKS</w:t>
      </w:r>
    </w:p>
  </w:comment>
  <w:comment w:author="Maxim RIEBUS" w:id="1" w:date="2026-06-05T11:51:52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currently, we only have around 2700 words, and we can go up to 4000 for original research, so there is still a lot of room</w:t>
      </w:r>
    </w:p>
  </w:comment>
  <w:comment w:author="Maxim RIEBUS" w:id="2" w:date="2026-06-05T11:52:19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 to add and upload a separate STROBE checklist file with the submission</w:t>
      </w:r>
    </w:p>
  </w:comment>
  <w:comment w:author="Maxim RIEBUS" w:id="3" w:date="2026-06-05T11:53:18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have to anonymize the document, because it is blindly reviewed</w:t>
      </w:r>
    </w:p>
  </w:comment>
  <w:comment w:author="Maxim RIEBUS" w:id="45" w:date="2026-06-03T13:15:51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very general and bold. How can we prove this with more context?</w:t>
      </w:r>
    </w:p>
  </w:comment>
  <w:comment w:author="Maxim RIEBUS" w:id="46" w:date="2026-06-05T11:35:21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new statistics</w:t>
      </w:r>
    </w:p>
  </w:comment>
  <w:comment w:author="Maxim RIEBUS" w:id="29" w:date="2026-06-03T13:03:23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provide a hospital wide avg for the mean overtime duration?</w:t>
      </w:r>
    </w:p>
  </w:comment>
  <w:comment w:author="Maxim RIEBUS" w:id="42" w:date="2026-06-03T13:22:49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actually claim this without testing the relationship with overtime directly?</w:t>
      </w:r>
    </w:p>
  </w:comment>
  <w:comment w:author="Maxim RIEBUS" w:id="43" w:date="2026-06-05T11:34:44Z">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added new statistics on the last page. According to that, there is indeed no relation between late starts and overtime. But there is a relation between the idle times and overtime.</w:t>
      </w:r>
    </w:p>
  </w:comment>
  <w:comment w:author="Maxim RIEBUS" w:id="44" w:date="2026-06-05T11:41:14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added the interpretation of the new statistics</w:t>
      </w:r>
    </w:p>
  </w:comment>
  <w:comment w:author="Maxim RIEBUS" w:id="49" w:date="2026-06-03T13:23:42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 w:author="Maxim RIEBUS" w:id="50" w:date="2026-06-05T11:35:33Z">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new statistics</w:t>
      </w:r>
    </w:p>
  </w:comment>
  <w:comment w:author="Maxim RIEBUS" w:id="31" w:date="2026-06-03T13:07:21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can create a very big summarizing table for this. I will brainstorm for this on another day</w:t>
      </w:r>
    </w:p>
  </w:comment>
  <w:comment w:author="Maxim RIEBUS" w:id="36" w:date="2026-06-03T13:10:34Z">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answers a question I had in the beginning of the paper</w:t>
      </w:r>
    </w:p>
  </w:comment>
  <w:comment w:author="Maxim RIEBUS" w:id="32" w:date="2026-06-03T13:07:42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overtime cases? Or all cases in general?</w:t>
      </w:r>
    </w:p>
  </w:comment>
  <w:comment w:author="Maxim RIEBUS" w:id="11" w:date="2026-06-03T12:34:13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this also happen at ZOL? Because these are doctors I think</w:t>
      </w:r>
    </w:p>
  </w:comment>
  <w:comment w:author="Maxim RIEBUS" w:id="37" w:date="2026-06-03T13:11:35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want to use %days, or %procedures? Thinking out loud</w:t>
      </w:r>
    </w:p>
  </w:comment>
  <w:comment w:author="Maxim RIEBUS" w:id="38" w:date="2026-06-03T13:12:07Z">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something else?</w:t>
      </w:r>
    </w:p>
  </w:comment>
  <w:comment w:author="Maxim RIEBUS" w:id="10" w:date="2026-06-03T12:06:18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does this mean? Just an open question from a 'non-expert' reader pov</w:t>
      </w:r>
    </w:p>
  </w:comment>
  <w:comment w:author="Maxim RIEBUS" w:id="25" w:date="2026-06-03T12:56:47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can include a table about sample characteristics... That way, we can share the right variables of interest, but also in more detail... Instead of for example "weekends accounted for 1.8 to 2.1% (which days..?)"</w:t>
      </w:r>
    </w:p>
  </w:comment>
  <w:comment w:author="Maxim RIEBUS" w:id="34" w:date="2026-06-03T13:09:07Z">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we also have to add an interpretation of these numbers</w:t>
      </w:r>
    </w:p>
  </w:comment>
  <w:comment w:author="Maxim RIEBUS" w:id="59" w:date="2026-06-03T13:33:12Z">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if this is a limitation</w:t>
      </w:r>
    </w:p>
  </w:comment>
  <w:comment w:author="Maxim RIEBUS" w:id="12" w:date="2026-06-03T12:35:33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think this is a me-problem, because of my limited English vocab)</w:t>
      </w:r>
    </w:p>
  </w:comment>
  <w:comment w:author="Maxim RIEBUS" w:id="60" w:date="2026-06-03T13:33:53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 I think we can leave this out, we had a discussion with the hospital on how to classify them and I think the problem was solved</w:t>
      </w:r>
    </w:p>
  </w:comment>
  <w:comment w:author="Maxim RIEBUS" w:id="26" w:date="2026-06-03T13:00:19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check with hospital if these shifts are also applied in the weekend? Because they only do urgent cases then, I think, and maybe 24/7? Don't know the shift there... Or is it in their start presentation?</w:t>
      </w:r>
    </w:p>
  </w:comment>
  <w:comment w:author="Maxim RIEBUS" w:id="27" w:date="2026-06-03T13:01:22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need to join tables because of the guidelines, I think we can join these to one table</w:t>
      </w:r>
    </w:p>
  </w:comment>
  <w:comment w:author="Maxim RIEBUS" w:id="47" w:date="2026-06-03T13:16:19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I read this a few times now, I think we also need to introduce this concept.</w:t>
      </w:r>
    </w:p>
  </w:comment>
  <w:comment w:author="Maxim RIEBUS" w:id="28" w:date="2026-06-03T13:02:31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also know their type of procedures?</w:t>
      </w:r>
    </w:p>
  </w:comment>
  <w:comment w:author="Maxim RIEBUS" w:id="53" w:date="2026-06-03T13:28:51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xim RIEBUS" w:id="30" w:date="2026-06-03T13:04:36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do also have a visualisation on this. Shall we include this?</w:t>
      </w:r>
    </w:p>
  </w:comment>
  <w:comment w:author="Maxim RIEBUS" w:id="8" w:date="2026-06-03T12:01:52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distinguish that in this hospital at least, only nurses change. The docters stay</w:t>
      </w:r>
    </w:p>
  </w:comment>
  <w:comment w:author="Maxim RIEBUS" w:id="22" w:date="2026-06-03T12:54:10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Anonimyzed?</w:t>
      </w:r>
    </w:p>
  </w:comment>
  <w:comment w:author="Maxim RIEBUS" w:id="24" w:date="2026-06-03T12:54:46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already shared this, no need to repeat I think</w:t>
      </w:r>
    </w:p>
  </w:comment>
  <w:comment w:author="Maxim RIEBUS" w:id="51" w:date="2026-06-03T13:24:05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as appendix?</w:t>
      </w:r>
    </w:p>
  </w:comment>
  <w:comment w:author="Maxim RIEBUS" w:id="23" w:date="2026-06-05T11:22:11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because of this: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Following the lead of The BMJ and its patient partnership strategy, BMJ Quality &amp; Safety is encouraging active patient involvement in setting the research agenda. As such, we encourage authors of Original Research articles to add a patient and public partnership statement in the Methods section.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https://qualitysafety.bmj.com/pages/authors#original_research</w:t>
      </w:r>
    </w:p>
  </w:comment>
  <w:comment w:author="Maxim RIEBUS" w:id="9" w:date="2026-06-03T12:04:28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same concept as 'overtime' described by Bauer et al? Because then I would just call this overtime. Otherwise, we have to introduce this as a new but similar concept</w:t>
      </w:r>
    </w:p>
  </w:comment>
  <w:comment w:author="Maxim RIEBUS" w:id="52" w:date="2026-06-03T13:28:39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&amp; highest planned durations?</w:t>
      </w:r>
    </w:p>
  </w:comment>
  <w:comment w:author="Maxim RIEBUS" w:id="57" w:date="2026-06-03T13:32:03Z">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have to add some more to this part</w:t>
      </w:r>
    </w:p>
  </w:comment>
  <w:comment w:author="Maxim RIEBUS" w:id="58" w:date="2026-06-05T11:20:55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 for clinical implication: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overtime documented here is operationally comparable to the exposure that other studies have linked to staff fatigue, elevated after-hours mortality, and increased complication risk (references 2–13). Whether these harms are present in this cohort cannot be determined from administrative data alone; direct measurement of patient and staff outcomes associated with room-level overtime remains an important next step for future research.</w:t>
      </w:r>
    </w:p>
  </w:comment>
  <w:comment w:author="Maxim RIEBUS" w:id="61" w:date="2026-06-03T13:34:36Z">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as above</w:t>
      </w:r>
    </w:p>
  </w:comment>
  <w:comment w:author="Maxim RIEBUS" w:id="20" w:date="2026-06-03T12:50:06Z">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Nursing?</w:t>
      </w:r>
    </w:p>
  </w:comment>
  <w:comment w:author="Maxim RIEBUS" w:id="54" w:date="2026-06-03T13:30:02Z">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have that though, but it still happens</w:t>
      </w:r>
    </w:p>
  </w:comment>
  <w:comment w:author="Maxim RIEBUS" w:id="55" w:date="2026-06-03T13:30:51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this is weak, and does not describe a relationship between the two variables</w:t>
      </w:r>
    </w:p>
  </w:comment>
  <w:comment w:author="Maxim RIEBUS" w:id="56" w:date="2026-06-05T11:35:44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 new statistics</w:t>
      </w:r>
    </w:p>
  </w:comment>
  <w:comment w:author="Maxim RIEBUS" w:id="6" w:date="2026-06-03T11:59:01Z">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personally, that we have to proof this statistically, in order to make such a bold statement</w:t>
      </w:r>
    </w:p>
  </w:comment>
  <w:comment w:author="Haroon THARWAT" w:id="7" w:date="2026-06-10T12:35:25Z">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should we make the claim softer, like "there doesn't seem to be an association between them" or remove it?</w:t>
      </w:r>
    </w:p>
  </w:comment>
  <w:comment w:author="Maxim RIEBUS" w:id="19" w:date="2026-06-03T12:49:32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for myself; check this, because I don't remember anymore</w:t>
      </w:r>
    </w:p>
  </w:comment>
  <w:comment w:author="Maxim RIEBUS" w:id="4" w:date="2026-06-03T11:58:04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this, do we mean the overlap between the actual urgent procedure and the planned start of the elective one? Or something else?</w:t>
      </w:r>
    </w:p>
  </w:comment>
  <w:comment w:author="Haroon THARWAT" w:id="5" w:date="2026-06-10T12:34:08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an elective procedure was scheduled at a time that overlapped with an urgent procedure that took its "spot".</w:t>
      </w:r>
    </w:p>
  </w:comment>
  <w:comment w:author="Maxim RIEBUS" w:id="62" w:date="2026-06-05T11:39:22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Across all 18 rooms, late-start rate showed no significant correlation with room-level overtime rate (Spearman rho = −0.29, p = 0.24). The direction of the association was negative: rooms with higher late-start rates tended to have lower overtime rates rather than higher ones. OR10 had the lowest late-start rate of all 18 rooms (46.1%) yet the highest overtime rate (32.9%); OR14 had a late-start rate of 78.7% yet the lowest overtime rate (3.5%); OR11 had the highest late-start rate (82.4%) with a mid-range overtime rate (11.7%). This is consistent with Pandit et al., who reported R-squared values of 0.04 to 0.08 between start and finish times across more than 7,000 operating room lists.23 First-case punctuality was therefore not associated with where overtime accumulates at the room level.</w:t>
      </w:r>
    </w:p>
  </w:comment>
  <w:comment w:author="Maxim RIEBUS" w:id="63" w:date="2026-06-05T11:39:55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Across all 18 rooms, inter-case idle time had a median of 8 minutes and a mean of 9.9 minutes. At the room level, mean idle time was positively correlated with overtime rate (Spearman rho = 0.89, p &lt; 0.001), driven largely by OR10, which had both the highest mean idle time (22.6 minutes) and the highest overtime rate (32.9%). Excluding OR10, the pattern did not hold consistently across the remaining rooms. The elevated idle time in OR10 most plausibly reflects preparation demands between complex cardiac cases rather than inefficient turnover, and is better understood as a marker of case-mix complexity than as a scheduling inefficiency. Inter-case turnover was therefore not identified as an independent contributor to room-level overtime.</w:t>
      </w:r>
    </w:p>
  </w:comment>
  <w:comment w:author="Maxim RIEBUS" w:id="21" w:date="2026-06-03T12:52:29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have to upload a separate document regarding these followed guidelines</w:t>
      </w:r>
    </w:p>
  </w:comment>
  <w:comment w:author="Maxim RIEBUS" w:id="16" w:date="2026-06-03T12:39:58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Confusing, because first you mention the amount of nurses per room, and then the amount of rooms</w:t>
      </w:r>
    </w:p>
  </w:comment>
  <w:comment w:author="Maxim RIEBUS" w:id="18" w:date="2026-06-03T12:42:12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sounds like we derived these ones all from the room-in and room-out, but that's not possible (for example for the planned 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